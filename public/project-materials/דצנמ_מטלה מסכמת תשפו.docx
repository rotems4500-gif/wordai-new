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2E15E" w14:textId="05516D02" w:rsidR="00AD404E" w:rsidRPr="00923C43" w:rsidRDefault="00F470A2" w:rsidP="005963B9">
      <w:pPr>
        <w:numPr>
          <w:ilvl w:val="0"/>
          <w:numId w:val="1"/>
        </w:numPr>
        <w:spacing w:after="0" w:line="259" w:lineRule="auto"/>
        <w:ind w:hanging="363"/>
        <w:jc w:val="left"/>
      </w:pPr>
      <w:r w:rsidRPr="00923C43">
        <w:rPr>
          <w:b/>
          <w:bCs/>
          <w:rtl/>
        </w:rPr>
        <w:t xml:space="preserve">תיאור המשבר הבינלאומי </w:t>
      </w:r>
    </w:p>
    <w:p w14:paraId="4FC48D60" w14:textId="14FB94B8" w:rsidR="00687983" w:rsidRPr="00923C43" w:rsidRDefault="00687983" w:rsidP="008D042E">
      <w:pPr>
        <w:pStyle w:val="a3"/>
        <w:numPr>
          <w:ilvl w:val="1"/>
          <w:numId w:val="1"/>
        </w:numPr>
        <w:ind w:right="-10"/>
        <w:rPr>
          <w:rtl/>
        </w:rPr>
      </w:pPr>
      <w:r w:rsidRPr="00923C43">
        <w:rPr>
          <w:rtl/>
        </w:rPr>
        <w:t xml:space="preserve">המשבר שבחרתי הוא מבצע צוק איתן שנערך ב2014. צורת המשבר היא מלחמה שהתרחשה בין מדינת ישראל לארגון החמאס. </w:t>
      </w:r>
      <w:r w:rsidR="00DA013D" w:rsidRPr="00923C43">
        <w:rPr>
          <w:rtl/>
        </w:rPr>
        <w:t xml:space="preserve">על פי </w:t>
      </w:r>
      <w:proofErr w:type="spellStart"/>
      <w:r w:rsidR="00DA013D" w:rsidRPr="00923C43">
        <w:rPr>
          <w:rtl/>
        </w:rPr>
        <w:t>ברצ'ר</w:t>
      </w:r>
      <w:proofErr w:type="spellEnd"/>
      <w:r w:rsidR="00DA013D" w:rsidRPr="00923C43">
        <w:rPr>
          <w:rtl/>
        </w:rPr>
        <w:t xml:space="preserve"> </w:t>
      </w:r>
      <w:r w:rsidR="00DA013D" w:rsidRPr="00923C43">
        <w:t>(Brecher, 1979)</w:t>
      </w:r>
      <w:r w:rsidR="00DA013D" w:rsidRPr="00923C43">
        <w:rPr>
          <w:rtl/>
        </w:rPr>
        <w:t>, משבר בינלאומי חייב לכלול שלושה מאפיינים הכרחיים.</w:t>
      </w:r>
      <w:r w:rsidR="00D7618C">
        <w:rPr>
          <w:rFonts w:hint="cs"/>
          <w:rtl/>
        </w:rPr>
        <w:t xml:space="preserve"> </w:t>
      </w:r>
      <w:r w:rsidR="00D7618C" w:rsidRPr="00D7618C">
        <w:rPr>
          <w:rtl/>
        </w:rPr>
        <w:t>"</w:t>
      </w:r>
      <w:r w:rsidR="00D7618C" w:rsidRPr="00D7618C">
        <w:t>A crisis consists of three necessary conditions: a threat to basic values, finite decision time, and high probability of war</w:t>
      </w:r>
      <w:r w:rsidR="00D7618C" w:rsidRPr="00D7618C">
        <w:rPr>
          <w:rtl/>
        </w:rPr>
        <w:t>" (עמ' 8)</w:t>
      </w:r>
      <w:r w:rsidR="00DA013D" w:rsidRPr="00923C43">
        <w:rPr>
          <w:rtl/>
        </w:rPr>
        <w:t xml:space="preserve"> </w:t>
      </w:r>
      <w:r w:rsidR="000960E6" w:rsidRPr="00923C43">
        <w:rPr>
          <w:rtl/>
        </w:rPr>
        <w:t>ראשית,</w:t>
      </w:r>
      <w:r w:rsidR="00DA013D" w:rsidRPr="00923C43">
        <w:rPr>
          <w:rtl/>
        </w:rPr>
        <w:t xml:space="preserve"> איום על ערכי היסוד של המדינה</w:t>
      </w:r>
      <w:r w:rsidR="00B8101E" w:rsidRPr="00923C43">
        <w:rPr>
          <w:rtl/>
        </w:rPr>
        <w:t>: מדינת ישראל הגנה על אזרחיה מפני איום הטילים של ארגון הטרור חמאס</w:t>
      </w:r>
      <w:r w:rsidR="00DA013D" w:rsidRPr="00923C43">
        <w:rPr>
          <w:rtl/>
        </w:rPr>
        <w:t xml:space="preserve"> </w:t>
      </w:r>
      <w:r w:rsidR="000960E6" w:rsidRPr="00923C43">
        <w:rPr>
          <w:rtl/>
        </w:rPr>
        <w:t>שנית,</w:t>
      </w:r>
      <w:r w:rsidR="00DA013D" w:rsidRPr="00923C43">
        <w:rPr>
          <w:rtl/>
        </w:rPr>
        <w:t xml:space="preserve"> זמן תגובה מוגבל להחלטות</w:t>
      </w:r>
      <w:r w:rsidR="00B8101E" w:rsidRPr="00923C43">
        <w:rPr>
          <w:rtl/>
        </w:rPr>
        <w:t xml:space="preserve">: מרגע שארגון הטרור החל לירות רקטות לעבר העורף הישראלי, להנהגה במדינה נשאר זמן מוגבל להחליט כיצד להגיב ולהגן על האזרחים. </w:t>
      </w:r>
      <w:r w:rsidR="000960E6" w:rsidRPr="00923C43">
        <w:rPr>
          <w:rtl/>
        </w:rPr>
        <w:t>בנוסף,</w:t>
      </w:r>
      <w:r w:rsidR="00B8101E" w:rsidRPr="00923C43">
        <w:rPr>
          <w:rtl/>
        </w:rPr>
        <w:t xml:space="preserve"> </w:t>
      </w:r>
      <w:r w:rsidR="00DA013D" w:rsidRPr="00923C43">
        <w:rPr>
          <w:rtl/>
        </w:rPr>
        <w:t>הסתברות גבוהה להתערבות צבאית</w:t>
      </w:r>
      <w:r w:rsidR="00B8101E" w:rsidRPr="00923C43">
        <w:rPr>
          <w:rtl/>
        </w:rPr>
        <w:t>: כשצד אחד מתחיל פעולה צבאית רחבה, מתגברים הסיכויים לכך שהצד השני יגיב באותו מטבע</w:t>
      </w:r>
      <w:r w:rsidR="00DA013D" w:rsidRPr="00923C43">
        <w:rPr>
          <w:rtl/>
        </w:rPr>
        <w:t xml:space="preserve">. על פי תנאים אלו, ניתן לראות כי מבצע צוק איתן הוא משבר בינלאומי. </w:t>
      </w:r>
      <w:r w:rsidR="00256A05" w:rsidRPr="00923C43">
        <w:rPr>
          <w:rtl/>
        </w:rPr>
        <w:t>(105 מלים)</w:t>
      </w:r>
    </w:p>
    <w:p w14:paraId="25FDF499" w14:textId="4E971769" w:rsidR="00B8101E" w:rsidRPr="00923C43" w:rsidRDefault="00B8101E" w:rsidP="005963B9">
      <w:pPr>
        <w:ind w:right="-10"/>
        <w:rPr>
          <w:rtl/>
        </w:rPr>
      </w:pPr>
    </w:p>
    <w:p w14:paraId="0E5C3174" w14:textId="1C88D332" w:rsidR="00971B37" w:rsidRPr="00923C43" w:rsidRDefault="00971B37" w:rsidP="005963B9">
      <w:pPr>
        <w:pStyle w:val="a3"/>
        <w:numPr>
          <w:ilvl w:val="1"/>
          <w:numId w:val="1"/>
        </w:numPr>
        <w:ind w:right="-10"/>
        <w:rPr>
          <w:rtl/>
        </w:rPr>
      </w:pPr>
      <w:r w:rsidRPr="00923C43">
        <w:rPr>
          <w:rtl/>
        </w:rPr>
        <w:t xml:space="preserve">השחקנים המעורבים במשבר: </w:t>
      </w:r>
    </w:p>
    <w:p w14:paraId="07E53796" w14:textId="1F54B65D" w:rsidR="00AD404E" w:rsidRPr="00923C43" w:rsidRDefault="00971B37" w:rsidP="005963B9">
      <w:pPr>
        <w:ind w:left="903" w:right="-10" w:firstLine="0"/>
        <w:rPr>
          <w:rtl/>
        </w:rPr>
      </w:pPr>
      <w:r w:rsidRPr="00923C43">
        <w:rPr>
          <w:rtl/>
        </w:rPr>
        <w:t>השחקנים הראשיים: מדינת ישראל, שהיא שחקן מדינתי ריבוני</w:t>
      </w:r>
      <w:r w:rsidR="00F2503C" w:rsidRPr="00923C43">
        <w:rPr>
          <w:rtl/>
        </w:rPr>
        <w:t xml:space="preserve">. </w:t>
      </w:r>
      <w:r w:rsidRPr="00923C43">
        <w:rPr>
          <w:rtl/>
        </w:rPr>
        <w:t xml:space="preserve">ארגון החמאס, ארגון לא מדינתי אך שולט בפועל על רצועת עזה.  </w:t>
      </w:r>
    </w:p>
    <w:p w14:paraId="6E65351B" w14:textId="3FAB84F2" w:rsidR="00971B37" w:rsidRPr="00923C43" w:rsidRDefault="00971B37" w:rsidP="005963B9">
      <w:pPr>
        <w:ind w:left="903" w:right="-10" w:firstLine="0"/>
        <w:rPr>
          <w:rtl/>
        </w:rPr>
      </w:pPr>
      <w:r w:rsidRPr="00923C43">
        <w:rPr>
          <w:rtl/>
        </w:rPr>
        <w:t>שחקנים משניים: קטאר</w:t>
      </w:r>
      <w:r w:rsidR="00F2503C" w:rsidRPr="00923C43">
        <w:rPr>
          <w:rtl/>
        </w:rPr>
        <w:t>,</w:t>
      </w:r>
      <w:r w:rsidRPr="00923C43">
        <w:rPr>
          <w:rtl/>
        </w:rPr>
        <w:t xml:space="preserve"> </w:t>
      </w:r>
      <w:r w:rsidR="002E0994" w:rsidRPr="00923C43">
        <w:rPr>
          <w:rtl/>
        </w:rPr>
        <w:t>שחקן ריבוני מדינתי שעסק בתיווך בין שני הצדדים והפעיל לחצים על ארגון הטרור חמאס</w:t>
      </w:r>
      <w:r w:rsidR="00D12CEE" w:rsidRPr="00923C43">
        <w:rPr>
          <w:rtl/>
        </w:rPr>
        <w:t xml:space="preserve">. </w:t>
      </w:r>
      <w:r w:rsidR="002E0994" w:rsidRPr="00923C43">
        <w:rPr>
          <w:rtl/>
        </w:rPr>
        <w:t>ארצות הברית</w:t>
      </w:r>
      <w:r w:rsidR="00D12CEE" w:rsidRPr="00923C43">
        <w:rPr>
          <w:rtl/>
        </w:rPr>
        <w:t>,</w:t>
      </w:r>
      <w:r w:rsidR="002E0994" w:rsidRPr="00923C43">
        <w:rPr>
          <w:rtl/>
        </w:rPr>
        <w:t xml:space="preserve"> שחקן ריבוני מדינתי שעסק בתיווך והפעלת לחצים על ישראל</w:t>
      </w:r>
      <w:r w:rsidR="00D12CEE" w:rsidRPr="00923C43">
        <w:rPr>
          <w:rtl/>
        </w:rPr>
        <w:t>.</w:t>
      </w:r>
      <w:r w:rsidR="00167B98" w:rsidRPr="00923C43">
        <w:rPr>
          <w:rtl/>
        </w:rPr>
        <w:t xml:space="preserve"> מצרים</w:t>
      </w:r>
      <w:r w:rsidR="00D12CEE" w:rsidRPr="00923C43">
        <w:rPr>
          <w:rtl/>
        </w:rPr>
        <w:t>-</w:t>
      </w:r>
      <w:r w:rsidR="00167B98" w:rsidRPr="00923C43">
        <w:rPr>
          <w:rtl/>
        </w:rPr>
        <w:t xml:space="preserve"> שחקן ריבוני מדינתי שהיה המתווך המרכזי בין ישראל לחמאס והפעיל לחצים על שני הצדדים בתיאום עם ארצות הברית.</w:t>
      </w:r>
      <w:r w:rsidR="00256A05" w:rsidRPr="00923C43">
        <w:rPr>
          <w:rtl/>
        </w:rPr>
        <w:t xml:space="preserve"> (70 מלים)</w:t>
      </w:r>
    </w:p>
    <w:p w14:paraId="2D802692" w14:textId="77777777" w:rsidR="000960E6" w:rsidRPr="00923C43" w:rsidRDefault="000960E6" w:rsidP="005963B9">
      <w:pPr>
        <w:ind w:left="903" w:right="-10" w:firstLine="0"/>
        <w:rPr>
          <w:rtl/>
        </w:rPr>
      </w:pPr>
    </w:p>
    <w:p w14:paraId="7F922884" w14:textId="0BCFFCBA" w:rsidR="00AD404E" w:rsidRPr="00923C43" w:rsidRDefault="00971B37" w:rsidP="005963B9">
      <w:pPr>
        <w:pStyle w:val="a3"/>
        <w:numPr>
          <w:ilvl w:val="1"/>
          <w:numId w:val="1"/>
        </w:numPr>
        <w:ind w:right="-10"/>
      </w:pPr>
      <w:r w:rsidRPr="00923C43">
        <w:rPr>
          <w:rtl/>
        </w:rPr>
        <w:t>המשבר אינו משבר חדש והוא מתלווה למשברים קודמים שקרו באזור</w:t>
      </w:r>
      <w:r w:rsidR="000960E6" w:rsidRPr="00923C43">
        <w:rPr>
          <w:rtl/>
        </w:rPr>
        <w:t xml:space="preserve">. משברים נוספים מרכזיים שהיו הם מבצע עופרת יצוקה ב2009 ומבצע עמוד ענן ב2012 </w:t>
      </w:r>
      <w:r w:rsidR="00256A05" w:rsidRPr="00923C43">
        <w:rPr>
          <w:rtl/>
        </w:rPr>
        <w:t>(24 מלים)</w:t>
      </w:r>
    </w:p>
    <w:p w14:paraId="62537CF3" w14:textId="77777777" w:rsidR="000960E6" w:rsidRPr="00923C43" w:rsidRDefault="000960E6" w:rsidP="005963B9">
      <w:pPr>
        <w:pStyle w:val="a3"/>
        <w:ind w:left="904" w:right="-10" w:firstLine="0"/>
      </w:pPr>
    </w:p>
    <w:p w14:paraId="2529448B" w14:textId="792968FE" w:rsidR="00AD404E" w:rsidRPr="00923C43" w:rsidRDefault="00B8101E" w:rsidP="00B65648">
      <w:pPr>
        <w:pStyle w:val="a3"/>
        <w:numPr>
          <w:ilvl w:val="1"/>
          <w:numId w:val="1"/>
        </w:numPr>
      </w:pPr>
      <w:r w:rsidRPr="00923C43">
        <w:rPr>
          <w:rtl/>
        </w:rPr>
        <w:t xml:space="preserve">סלע המחלוקת העיקרי שהוביל למשבר הוא מבצע מעצרים שישראל ערכה בשטחי יהודה ושומרון בשבועות שלפני המבצע בעזה. בעקבות חטיפתם של שלושת הנערים בקיץ 2014 ישראל ערכה גל מעצרים נרחב בשטחי יהודה ושומרון. כחלק מגל המעצרים ישראל עצרה מאות מחבלי חמאס. בעקבות כך, ארגון הטרור החל לירות רקטות מתוך רצועת עזה אל שטחי מדינת ישראל. </w:t>
      </w:r>
      <w:r w:rsidR="00256A05" w:rsidRPr="00923C43">
        <w:rPr>
          <w:rtl/>
        </w:rPr>
        <w:t>(55 מלים)</w:t>
      </w:r>
    </w:p>
    <w:p w14:paraId="6C6261B0" w14:textId="77777777" w:rsidR="00A06928" w:rsidRPr="00923C43" w:rsidRDefault="00A06928" w:rsidP="005963B9">
      <w:pPr>
        <w:pStyle w:val="a3"/>
        <w:rPr>
          <w:rtl/>
        </w:rPr>
      </w:pPr>
    </w:p>
    <w:p w14:paraId="286CAE2B" w14:textId="77777777" w:rsidR="00A06928" w:rsidRPr="00923C43" w:rsidRDefault="00A06928" w:rsidP="005963B9">
      <w:pPr>
        <w:spacing w:after="0" w:line="259" w:lineRule="auto"/>
        <w:ind w:right="-10"/>
      </w:pPr>
    </w:p>
    <w:p w14:paraId="3B375440" w14:textId="771E48BE" w:rsidR="00AD404E" w:rsidRPr="00923C43" w:rsidRDefault="00167B98" w:rsidP="005963B9">
      <w:pPr>
        <w:numPr>
          <w:ilvl w:val="1"/>
          <w:numId w:val="1"/>
        </w:numPr>
        <w:ind w:left="903" w:right="-10" w:hanging="467"/>
      </w:pPr>
      <w:r w:rsidRPr="00923C43">
        <w:rPr>
          <w:rtl/>
        </w:rPr>
        <w:t xml:space="preserve">במהלך המשבר נעשו שימושים של דיפלומטיה קלאסית ודיפלומטיה ציבורית. </w:t>
      </w:r>
    </w:p>
    <w:p w14:paraId="40663AAB" w14:textId="4CC07AFB" w:rsidR="00167B98" w:rsidRPr="00923C43" w:rsidRDefault="00167B98" w:rsidP="005963B9">
      <w:pPr>
        <w:ind w:left="903" w:right="-10" w:firstLine="0"/>
        <w:rPr>
          <w:rtl/>
        </w:rPr>
      </w:pPr>
      <w:r w:rsidRPr="00923C43">
        <w:rPr>
          <w:rtl/>
        </w:rPr>
        <w:t>מבחינת הדיפלומטיה הקלאסית, ניתן להצביע על מאמצי התיווך שנעשו בקהיר. כחלק ממאמצי המתווכחות להביא לסיום המבצע, נערך בקהיר משא ומתן עקיף בין ישראל לחמאס, שבו המתווכות גישרו על הפערים בין שני הצדדים. בנוסף, נעשו מאמצים גם במועצת הביטחון של האו"ם להביא להחלטה לסיום המבצע בעזה.</w:t>
      </w:r>
      <w:r w:rsidR="00B65648">
        <w:rPr>
          <w:rFonts w:hint="cs"/>
          <w:rtl/>
        </w:rPr>
        <w:t xml:space="preserve"> </w:t>
      </w:r>
      <w:r w:rsidR="00B65648" w:rsidRPr="00923C43">
        <w:rPr>
          <w:rtl/>
        </w:rPr>
        <w:t>מבחינת הדיפלומטיה הציבורית, ישראל השתמשה ברשתות החברתיות באמצעות הגורמים הרשמיים בהנהגה הפוליטית ובצבא כדי להציע את ישראל כזאת שנלחמת מול הטרור שרוצה לפגוע בחפים מפשע, ובעצם היא הקורבן.</w:t>
      </w:r>
      <w:r w:rsidR="00B65648">
        <w:rPr>
          <w:rFonts w:hint="cs"/>
          <w:rtl/>
        </w:rPr>
        <w:t xml:space="preserve"> </w:t>
      </w:r>
      <w:r w:rsidR="00B65648" w:rsidRPr="00923C43">
        <w:rPr>
          <w:rtl/>
        </w:rPr>
        <w:t>חמאס לעומת זאת בחר להראות את ישראל כרוצחת ילדים ותינוקות והראה זאת באמצעות ההרס הרב שההפצצות גורמות. בניגוד לישראל, חמאס לא עשה זאת רק באמצעות גורמים רשמיים אלא באמצעות סרטונים אוטנטיים מהרחוב. המשותף לישראל ולחמאס, שניהם ניסו להראות שהם הקורבן.</w:t>
      </w:r>
      <w:r w:rsidR="00122841">
        <w:rPr>
          <w:rFonts w:hint="cs"/>
          <w:rtl/>
        </w:rPr>
        <w:t xml:space="preserve"> (123 מילים)</w:t>
      </w:r>
    </w:p>
    <w:p w14:paraId="692AEF07" w14:textId="2F0F1E37" w:rsidR="00A06928" w:rsidRPr="00923C43" w:rsidRDefault="00A06928" w:rsidP="002C129F">
      <w:pPr>
        <w:ind w:right="-10"/>
        <w:rPr>
          <w:rtl/>
        </w:rPr>
      </w:pPr>
    </w:p>
    <w:p w14:paraId="485E7CF4" w14:textId="013264CB" w:rsidR="00AD404E" w:rsidRPr="00923C43" w:rsidRDefault="00F470A2" w:rsidP="005963B9">
      <w:pPr>
        <w:numPr>
          <w:ilvl w:val="0"/>
          <w:numId w:val="1"/>
        </w:numPr>
        <w:spacing w:after="87" w:line="236" w:lineRule="auto"/>
        <w:ind w:hanging="363"/>
        <w:jc w:val="left"/>
      </w:pPr>
      <w:r w:rsidRPr="00923C43">
        <w:rPr>
          <w:b/>
          <w:bCs/>
          <w:rtl/>
        </w:rPr>
        <w:t xml:space="preserve">ניתוח התנהלות הצדדים במשבר מבחינה תקשורתית </w:t>
      </w:r>
    </w:p>
    <w:p w14:paraId="6BEC7128" w14:textId="32AB3DA7" w:rsidR="00AD404E" w:rsidRPr="00923C43" w:rsidRDefault="005473C6" w:rsidP="00CD1676">
      <w:pPr>
        <w:pStyle w:val="a3"/>
        <w:numPr>
          <w:ilvl w:val="1"/>
          <w:numId w:val="1"/>
        </w:numPr>
        <w:ind w:right="-10"/>
        <w:rPr>
          <w:rtl/>
        </w:rPr>
      </w:pPr>
      <w:r w:rsidRPr="00923C43">
        <w:rPr>
          <w:rtl/>
        </w:rPr>
        <w:t xml:space="preserve">ישראל השתמשה במסגור כדי למתג את עצמה כזאת שמתגוננת וכזאת שמגנה על האזרחים שלה מפני איום הטילים של החמאס. בנוסף, ישראל השתמשה בהבלטה של כיפת ברזל וגם של מחיר כל יירוט כהוכחה לחשיבות ההגנה על האזרחים. ישראל אף הבליטה את איום המנהרות וקבעה כי חמאס מעדיף לבנות מנהרות במקום להשקיע באוכלוסייה העזתית. </w:t>
      </w:r>
    </w:p>
    <w:p w14:paraId="5D7E5739" w14:textId="28E4AA11" w:rsidR="005473C6" w:rsidRPr="00923C43" w:rsidRDefault="005473C6" w:rsidP="00C328E0">
      <w:pPr>
        <w:ind w:left="918" w:right="-10" w:firstLine="0"/>
        <w:rPr>
          <w:rtl/>
        </w:rPr>
      </w:pPr>
      <w:r w:rsidRPr="00923C43">
        <w:rPr>
          <w:rtl/>
        </w:rPr>
        <w:t>לעומת זאת, חמאס מסגר את עצמו כקורבן שמתגונן מפני צבא חזק שבא לכבוש אותו. חמאס השתמש</w:t>
      </w:r>
      <w:r w:rsidR="00CD1676" w:rsidRPr="00923C43">
        <w:rPr>
          <w:rtl/>
        </w:rPr>
        <w:t xml:space="preserve"> </w:t>
      </w:r>
      <w:r w:rsidRPr="00923C43">
        <w:rPr>
          <w:rtl/>
        </w:rPr>
        <w:t>בהבלטה של תמונות הרס מרצועת עזה וגם מתקריות שבהם נהרגו אזרחים. בצורה זו, חמאס ניסה</w:t>
      </w:r>
      <w:r w:rsidR="00CD1676" w:rsidRPr="00923C43">
        <w:rPr>
          <w:rtl/>
        </w:rPr>
        <w:t xml:space="preserve"> </w:t>
      </w:r>
      <w:r w:rsidRPr="00923C43">
        <w:rPr>
          <w:rtl/>
        </w:rPr>
        <w:t xml:space="preserve">לקבוע את סדר היום התקשורתי ברמה הבינלאומית. </w:t>
      </w:r>
      <w:r w:rsidR="00A120A7" w:rsidRPr="00923C43">
        <w:rPr>
          <w:rtl/>
        </w:rPr>
        <w:t>(90 מלים)</w:t>
      </w:r>
    </w:p>
    <w:p w14:paraId="6F501627" w14:textId="139B6B30" w:rsidR="005473C6" w:rsidRPr="00923C43" w:rsidRDefault="005473C6" w:rsidP="00CD1676">
      <w:pPr>
        <w:ind w:right="-10"/>
      </w:pPr>
    </w:p>
    <w:p w14:paraId="27223A33" w14:textId="7ABD808D" w:rsidR="001B460B" w:rsidRPr="00923C43" w:rsidRDefault="00EB34F4" w:rsidP="007064B1">
      <w:pPr>
        <w:pStyle w:val="a3"/>
        <w:numPr>
          <w:ilvl w:val="1"/>
          <w:numId w:val="1"/>
        </w:numPr>
        <w:ind w:right="-10"/>
        <w:rPr>
          <w:rtl/>
        </w:rPr>
      </w:pPr>
      <w:r w:rsidRPr="00923C43">
        <w:rPr>
          <w:rtl/>
        </w:rPr>
        <w:t xml:space="preserve">כדי לענות על השאלה הזאת אחלק את התשובה לשני חלקים. ראשית אתמקד בפן המקומי. </w:t>
      </w:r>
    </w:p>
    <w:p w14:paraId="276AEA2C" w14:textId="11329620" w:rsidR="00EB34F4" w:rsidRPr="00923C43" w:rsidRDefault="0012574D" w:rsidP="00CD1676">
      <w:pPr>
        <w:ind w:left="716" w:right="-10" w:firstLine="0"/>
        <w:rPr>
          <w:rtl/>
        </w:rPr>
      </w:pPr>
      <w:r w:rsidRPr="00923C43">
        <w:rPr>
          <w:rtl/>
        </w:rPr>
        <w:t>ישראל מבחינה מקומית, הצליחה להטמיע את המסר</w:t>
      </w:r>
      <w:r w:rsidR="00FC3534" w:rsidRPr="00923C43">
        <w:rPr>
          <w:rtl/>
        </w:rPr>
        <w:t xml:space="preserve"> שהמדינה מנצחת במלחמה והדהדה את הישגי הצבא והממשלה, אנו רואים פה ד</w:t>
      </w:r>
      <w:r w:rsidR="003223F1" w:rsidRPr="00923C43">
        <w:rPr>
          <w:rtl/>
        </w:rPr>
        <w:t>וג</w:t>
      </w:r>
      <w:r w:rsidR="00FC3534" w:rsidRPr="00923C43">
        <w:rPr>
          <w:rtl/>
        </w:rPr>
        <w:t>מא חיה</w:t>
      </w:r>
      <w:r w:rsidR="003223F1" w:rsidRPr="00923C43">
        <w:rPr>
          <w:rtl/>
        </w:rPr>
        <w:t xml:space="preserve"> לכך שהציבור והתקשורת </w:t>
      </w:r>
      <w:r w:rsidR="00965B1E" w:rsidRPr="00923C43">
        <w:rPr>
          <w:rtl/>
        </w:rPr>
        <w:t xml:space="preserve">מרגישים צורך </w:t>
      </w:r>
      <w:r w:rsidR="00FC3534" w:rsidRPr="00923C43">
        <w:rPr>
          <w:rtl/>
        </w:rPr>
        <w:t>להתייצב לצד הדג</w:t>
      </w:r>
      <w:r w:rsidR="00965B1E" w:rsidRPr="00923C43">
        <w:rPr>
          <w:rtl/>
        </w:rPr>
        <w:t xml:space="preserve">ל </w:t>
      </w:r>
      <w:proofErr w:type="spellStart"/>
      <w:r w:rsidR="00965B1E" w:rsidRPr="00923C43">
        <w:rPr>
          <w:rtl/>
        </w:rPr>
        <w:t>בעיתות</w:t>
      </w:r>
      <w:proofErr w:type="spellEnd"/>
      <w:r w:rsidR="00965B1E" w:rsidRPr="00923C43">
        <w:rPr>
          <w:rtl/>
        </w:rPr>
        <w:t xml:space="preserve"> משבר ומלחמה </w:t>
      </w:r>
      <w:r w:rsidR="00FC3534" w:rsidRPr="00923C43">
        <w:rPr>
          <w:rtl/>
        </w:rPr>
        <w:t xml:space="preserve"> </w:t>
      </w:r>
    </w:p>
    <w:p w14:paraId="0D6204FF" w14:textId="08EDD298" w:rsidR="00FC3534" w:rsidRPr="00923C43" w:rsidRDefault="0051142F" w:rsidP="00CD1676">
      <w:pPr>
        <w:ind w:left="716" w:right="-10" w:firstLine="0"/>
      </w:pPr>
      <w:r w:rsidRPr="00923C43">
        <w:rPr>
          <w:rtl/>
        </w:rPr>
        <w:t>מבחינה בין לאומית- ישראל לא הצליחה להדהד מספיק את המסר ולהשפיע על דעת הקהל העולמית</w:t>
      </w:r>
      <w:r w:rsidR="003D5C62" w:rsidRPr="00923C43">
        <w:rPr>
          <w:rtl/>
        </w:rPr>
        <w:t xml:space="preserve"> ואילו חמאס נחל הצלחה. </w:t>
      </w:r>
    </w:p>
    <w:p w14:paraId="3762A265" w14:textId="0416EF30" w:rsidR="00CD1676" w:rsidRPr="00923C43" w:rsidRDefault="00E21C8B" w:rsidP="00CD1676">
      <w:pPr>
        <w:ind w:left="716" w:right="-10" w:firstLine="0"/>
        <w:rPr>
          <w:rtl/>
        </w:rPr>
      </w:pPr>
      <w:r w:rsidRPr="00923C43">
        <w:rPr>
          <w:rtl/>
        </w:rPr>
        <w:t>ההצלחה של החמאס נמדדה בכך שהוא הצליח להשפיע על דעת הקהל העולמית ולהבליט את המשבר ההומניטרי, הצלחה זו תרמה לו בכך שנוצר לחץ בינלאומי על ישראל לסיים את המבצע בעזה.</w:t>
      </w:r>
      <w:r w:rsidR="004D367B" w:rsidRPr="00923C43">
        <w:rPr>
          <w:rtl/>
        </w:rPr>
        <w:t xml:space="preserve"> (95 מילים)</w:t>
      </w:r>
    </w:p>
    <w:p w14:paraId="444EF6E0" w14:textId="77777777" w:rsidR="004D367B" w:rsidRPr="00923C43" w:rsidRDefault="004D367B" w:rsidP="00CD1676">
      <w:pPr>
        <w:ind w:left="716" w:right="-10" w:firstLine="0"/>
        <w:rPr>
          <w:rtl/>
        </w:rPr>
      </w:pPr>
    </w:p>
    <w:p w14:paraId="3AA1EB4B" w14:textId="4DBD7936" w:rsidR="004D367B" w:rsidRPr="006C559D" w:rsidRDefault="004D367B" w:rsidP="004D367B">
      <w:pPr>
        <w:pStyle w:val="a3"/>
        <w:numPr>
          <w:ilvl w:val="1"/>
          <w:numId w:val="1"/>
        </w:numPr>
        <w:ind w:right="-10"/>
        <w:rPr>
          <w:b/>
          <w:bCs/>
        </w:rPr>
      </w:pPr>
      <w:proofErr w:type="gramStart"/>
      <w:r w:rsidRPr="006C559D">
        <w:rPr>
          <w:b/>
          <w:bCs/>
        </w:rPr>
        <w:t>PMP</w:t>
      </w:r>
      <w:r w:rsidRPr="006C559D">
        <w:rPr>
          <w:b/>
          <w:bCs/>
          <w:rtl/>
        </w:rPr>
        <w:t xml:space="preserve"> </w:t>
      </w:r>
      <w:r w:rsidR="00E57D56">
        <w:rPr>
          <w:rFonts w:hint="cs"/>
          <w:b/>
          <w:bCs/>
          <w:rtl/>
        </w:rPr>
        <w:t>:</w:t>
      </w:r>
      <w:proofErr w:type="gramEnd"/>
    </w:p>
    <w:p w14:paraId="430C15CD" w14:textId="0063544E" w:rsidR="00CA6F87" w:rsidRPr="00923C43" w:rsidRDefault="004D367B" w:rsidP="004D367B">
      <w:pPr>
        <w:pStyle w:val="a3"/>
        <w:ind w:left="904" w:right="-10" w:firstLine="0"/>
        <w:rPr>
          <w:rtl/>
        </w:rPr>
      </w:pPr>
      <w:r w:rsidRPr="00923C43">
        <w:rPr>
          <w:rtl/>
        </w:rPr>
        <w:t>ישראל</w:t>
      </w:r>
      <w:r w:rsidR="006C559D">
        <w:rPr>
          <w:rFonts w:hint="cs"/>
          <w:rtl/>
        </w:rPr>
        <w:t>:</w:t>
      </w:r>
    </w:p>
    <w:p w14:paraId="6F556156" w14:textId="77777777" w:rsidR="00FB58CA" w:rsidRPr="00923C43" w:rsidRDefault="00CA6F87" w:rsidP="005963B9">
      <w:pPr>
        <w:ind w:left="106" w:right="-10" w:firstLine="0"/>
        <w:rPr>
          <w:rtl/>
        </w:rPr>
      </w:pPr>
      <w:r w:rsidRPr="00923C43">
        <w:lastRenderedPageBreak/>
        <w:t>P</w:t>
      </w:r>
      <w:r w:rsidR="00FB58CA" w:rsidRPr="00923C43">
        <w:rPr>
          <w:rtl/>
        </w:rPr>
        <w:t xml:space="preserve">: האירוע שדרך את המערכת הפוליטית הוא חטיפת הנערים וירי הרקטות מעזה. בעקבות כך, הממשלה החליטה לצאת למבצע מעצרים ביהודה ושומרון ומבצע צבאי רחב היקף בעזה. </w:t>
      </w:r>
    </w:p>
    <w:p w14:paraId="6BBF520D" w14:textId="44A23742" w:rsidR="00FB58CA" w:rsidRPr="00923C43" w:rsidRDefault="00FB58CA" w:rsidP="005963B9">
      <w:pPr>
        <w:ind w:left="106" w:right="-10" w:firstLine="0"/>
        <w:rPr>
          <w:rtl/>
        </w:rPr>
      </w:pPr>
      <w:r w:rsidRPr="00923C43">
        <w:t>M</w:t>
      </w:r>
      <w:r w:rsidRPr="00923C43">
        <w:rPr>
          <w:rtl/>
        </w:rPr>
        <w:t xml:space="preserve"> </w:t>
      </w:r>
      <w:r w:rsidR="00A25B43" w:rsidRPr="00923C43">
        <w:rPr>
          <w:rtl/>
        </w:rPr>
        <w:t>התקשורת</w:t>
      </w:r>
      <w:r w:rsidR="00745CD2" w:rsidRPr="00923C43">
        <w:rPr>
          <w:rtl/>
        </w:rPr>
        <w:t xml:space="preserve">, בעקבות האיומים ומצב המלחמה, </w:t>
      </w:r>
      <w:r w:rsidR="00A25B43" w:rsidRPr="00923C43">
        <w:rPr>
          <w:rtl/>
        </w:rPr>
        <w:t>מתייצבת לצד הממשלה ונותנת לה</w:t>
      </w:r>
      <w:r w:rsidR="00745CD2" w:rsidRPr="00923C43">
        <w:rPr>
          <w:rtl/>
        </w:rPr>
        <w:t xml:space="preserve"> אוויר ותמיכה כדי לבצע את המבצע ולהגשים את המטרות שלו. </w:t>
      </w:r>
    </w:p>
    <w:p w14:paraId="00F6814B" w14:textId="5B769D93" w:rsidR="00745CD2" w:rsidRPr="00923C43" w:rsidRDefault="00745CD2" w:rsidP="005963B9">
      <w:pPr>
        <w:ind w:left="106" w:right="-10" w:firstLine="0"/>
        <w:rPr>
          <w:rtl/>
        </w:rPr>
      </w:pPr>
      <w:r w:rsidRPr="00923C43">
        <w:t>P</w:t>
      </w:r>
      <w:r w:rsidR="003529B7" w:rsidRPr="00923C43">
        <w:rPr>
          <w:rtl/>
        </w:rPr>
        <w:t xml:space="preserve"> ההתייצבות של התקשורת גרמה לקונצנזוס בחברה הישראלית </w:t>
      </w:r>
      <w:r w:rsidR="0027281A" w:rsidRPr="00923C43">
        <w:rPr>
          <w:rtl/>
        </w:rPr>
        <w:t xml:space="preserve">וייצר תמיכה במבצע, </w:t>
      </w:r>
      <w:r w:rsidR="00C64474" w:rsidRPr="00923C43">
        <w:rPr>
          <w:rtl/>
        </w:rPr>
        <w:t xml:space="preserve">ונתן לה אורך נשימה לביצוע. </w:t>
      </w:r>
    </w:p>
    <w:p w14:paraId="4FFBC741" w14:textId="77777777" w:rsidR="005567ED" w:rsidRPr="00923C43" w:rsidRDefault="005567ED" w:rsidP="005963B9">
      <w:pPr>
        <w:ind w:left="106" w:right="-10" w:firstLine="0"/>
        <w:rPr>
          <w:rtl/>
        </w:rPr>
      </w:pPr>
    </w:p>
    <w:p w14:paraId="7582405C" w14:textId="5EACDFE7" w:rsidR="005567ED" w:rsidRPr="00923C43" w:rsidRDefault="005567ED" w:rsidP="005963B9">
      <w:pPr>
        <w:ind w:left="106" w:right="-10" w:firstLine="0"/>
        <w:rPr>
          <w:rtl/>
        </w:rPr>
      </w:pPr>
      <w:r w:rsidRPr="00923C43">
        <w:rPr>
          <w:rtl/>
        </w:rPr>
        <w:t>חמאס</w:t>
      </w:r>
      <w:r w:rsidR="006C559D">
        <w:rPr>
          <w:rFonts w:hint="cs"/>
          <w:rtl/>
        </w:rPr>
        <w:t>:</w:t>
      </w:r>
    </w:p>
    <w:p w14:paraId="4A9E61DF" w14:textId="65A1C6FE" w:rsidR="005567ED" w:rsidRPr="00923C43" w:rsidRDefault="005567ED" w:rsidP="005963B9">
      <w:pPr>
        <w:ind w:left="106" w:right="-10" w:firstLine="0"/>
        <w:rPr>
          <w:rtl/>
        </w:rPr>
      </w:pPr>
      <w:r w:rsidRPr="00923C43">
        <w:t>P</w:t>
      </w:r>
      <w:r w:rsidRPr="00923C43">
        <w:rPr>
          <w:rtl/>
        </w:rPr>
        <w:t xml:space="preserve">: </w:t>
      </w:r>
      <w:r w:rsidR="00D25CA8" w:rsidRPr="00923C43">
        <w:rPr>
          <w:rtl/>
        </w:rPr>
        <w:t xml:space="preserve">חמאס </w:t>
      </w:r>
      <w:r w:rsidR="00523FBF" w:rsidRPr="00923C43">
        <w:rPr>
          <w:rtl/>
        </w:rPr>
        <w:t>נלחם מתוך אוכלוסייה ושטח בנוי, מה שמוביל להרס ולנפגעים רבים</w:t>
      </w:r>
    </w:p>
    <w:p w14:paraId="03F9BA1F" w14:textId="25AF6E12" w:rsidR="00523FBF" w:rsidRPr="00923C43" w:rsidRDefault="00523FBF" w:rsidP="005963B9">
      <w:pPr>
        <w:ind w:left="106" w:right="-10" w:firstLine="0"/>
        <w:rPr>
          <w:rtl/>
        </w:rPr>
      </w:pPr>
      <w:r w:rsidRPr="00923C43">
        <w:t>M</w:t>
      </w:r>
      <w:r w:rsidRPr="00923C43">
        <w:rPr>
          <w:rtl/>
        </w:rPr>
        <w:t>: התקשורת והמדיה העולמית רואה את ההרס ואת כמות הנפגעים ומ</w:t>
      </w:r>
      <w:r w:rsidR="00070403" w:rsidRPr="00923C43">
        <w:rPr>
          <w:rtl/>
        </w:rPr>
        <w:t>גיבה בכך שהיא מאמצת את הנרטיב של החמאס ודוחה את הנרטיב של מדינת ישראל</w:t>
      </w:r>
    </w:p>
    <w:p w14:paraId="677D59F3" w14:textId="04C5B073" w:rsidR="00070403" w:rsidRPr="00923C43" w:rsidRDefault="00070403" w:rsidP="005963B9">
      <w:pPr>
        <w:ind w:left="106" w:right="-10" w:firstLine="0"/>
        <w:rPr>
          <w:rtl/>
        </w:rPr>
      </w:pPr>
      <w:r w:rsidRPr="00923C43">
        <w:t>P</w:t>
      </w:r>
      <w:r w:rsidRPr="00923C43">
        <w:rPr>
          <w:rtl/>
        </w:rPr>
        <w:t xml:space="preserve">: נוצר לחץ על ישראל להגיע להסכם הפסקת אש וסיום המבצע. </w:t>
      </w:r>
    </w:p>
    <w:p w14:paraId="18109CE2" w14:textId="77777777" w:rsidR="00035F92" w:rsidRPr="00923C43" w:rsidRDefault="00035F92" w:rsidP="005963B9">
      <w:pPr>
        <w:ind w:left="106" w:right="-10" w:firstLine="0"/>
        <w:rPr>
          <w:rtl/>
        </w:rPr>
      </w:pPr>
    </w:p>
    <w:p w14:paraId="7225F8C9" w14:textId="7199215A" w:rsidR="00035F92" w:rsidRPr="00923C43" w:rsidRDefault="00035F92" w:rsidP="005963B9">
      <w:pPr>
        <w:ind w:left="106" w:right="-10" w:firstLine="0"/>
        <w:rPr>
          <w:rtl/>
        </w:rPr>
      </w:pPr>
      <w:r w:rsidRPr="00923C43">
        <w:rPr>
          <w:rtl/>
        </w:rPr>
        <w:t xml:space="preserve">לסיכום, ניתן לומר כי ישראל הצליחה בפן המקומי ונכשלה מבחינה בין לאומית, ואילו חמאס הצליח ברמה הבין לאומית. </w:t>
      </w:r>
      <w:r w:rsidR="004D367B" w:rsidRPr="00923C43">
        <w:rPr>
          <w:rtl/>
        </w:rPr>
        <w:t>(129</w:t>
      </w:r>
      <w:r w:rsidR="004D367B" w:rsidRPr="00923C43">
        <w:t xml:space="preserve"> </w:t>
      </w:r>
      <w:r w:rsidR="004D367B" w:rsidRPr="00923C43">
        <w:rPr>
          <w:rtl/>
        </w:rPr>
        <w:t xml:space="preserve"> מילים)</w:t>
      </w:r>
    </w:p>
    <w:p w14:paraId="1D65FCFF" w14:textId="39840BB1" w:rsidR="000F32CE" w:rsidRPr="00923C43" w:rsidRDefault="000F32CE" w:rsidP="006C559D">
      <w:pPr>
        <w:ind w:right="-10"/>
        <w:rPr>
          <w:rtl/>
        </w:rPr>
      </w:pPr>
    </w:p>
    <w:p w14:paraId="0C9734D0" w14:textId="67D17515" w:rsidR="00AD404E" w:rsidRPr="00923C43" w:rsidRDefault="00F470A2" w:rsidP="005963B9">
      <w:pPr>
        <w:numPr>
          <w:ilvl w:val="0"/>
          <w:numId w:val="1"/>
        </w:numPr>
        <w:spacing w:after="0" w:line="259" w:lineRule="auto"/>
        <w:ind w:hanging="363"/>
      </w:pPr>
      <w:r w:rsidRPr="00923C43">
        <w:rPr>
          <w:b/>
          <w:bCs/>
          <w:rtl/>
        </w:rPr>
        <w:t>תפקיד התקשורת במשבר בזירה המקומית והבינלאומית</w:t>
      </w:r>
      <w:r w:rsidRPr="00923C43">
        <w:rPr>
          <w:rFonts w:eastAsia="Arial"/>
          <w:rtl/>
        </w:rPr>
        <w:t xml:space="preserve"> </w:t>
      </w:r>
    </w:p>
    <w:p w14:paraId="36FFCEF0" w14:textId="7C3B6835" w:rsidR="00F33EFD" w:rsidRPr="00923C43" w:rsidRDefault="00F33EFD" w:rsidP="00B240C5">
      <w:pPr>
        <w:pStyle w:val="a3"/>
        <w:numPr>
          <w:ilvl w:val="1"/>
          <w:numId w:val="1"/>
        </w:numPr>
        <w:ind w:right="-10"/>
        <w:rPr>
          <w:rtl/>
        </w:rPr>
      </w:pPr>
      <w:r w:rsidRPr="00923C43">
        <w:rPr>
          <w:rtl/>
        </w:rPr>
        <w:t xml:space="preserve">התקשורת המקומית והבין לאומית מילאה תפקידים רבים במבצע צוק איתן, אני אתמקד בשניים. </w:t>
      </w:r>
    </w:p>
    <w:p w14:paraId="5E5D62E1" w14:textId="77777777" w:rsidR="00A110FE" w:rsidRPr="00923C43" w:rsidRDefault="001A128F" w:rsidP="005963B9">
      <w:pPr>
        <w:ind w:left="903" w:right="-10" w:firstLine="0"/>
        <w:rPr>
          <w:rtl/>
        </w:rPr>
      </w:pPr>
      <w:r w:rsidRPr="00923C43">
        <w:rPr>
          <w:rtl/>
        </w:rPr>
        <w:t>בזירה הבינלאומית- התקשורת הבינלאומית</w:t>
      </w:r>
      <w:r w:rsidR="00CC19CE" w:rsidRPr="00923C43">
        <w:rPr>
          <w:rtl/>
        </w:rPr>
        <w:t xml:space="preserve">, על רקע תמונות ההרס מרצועת עזה, עודדה ודחפה לסיוע הומניטרי והפחתת המתיחות </w:t>
      </w:r>
      <w:proofErr w:type="spellStart"/>
      <w:r w:rsidR="00CC19CE" w:rsidRPr="00923C43">
        <w:rPr>
          <w:rtl/>
        </w:rPr>
        <w:t>באיזור</w:t>
      </w:r>
      <w:proofErr w:type="spellEnd"/>
      <w:r w:rsidR="00FD7F86" w:rsidRPr="00923C43">
        <w:rPr>
          <w:rtl/>
        </w:rPr>
        <w:t xml:space="preserve">, תוך יצירת לחצים כבדים על מנהיגי העולם ובהם הנהגת האומות המאוחדות </w:t>
      </w:r>
      <w:r w:rsidR="00A110FE" w:rsidRPr="00923C43">
        <w:rPr>
          <w:rtl/>
        </w:rPr>
        <w:t xml:space="preserve">שיובילו לכך שישראל תנצור את האש. </w:t>
      </w:r>
    </w:p>
    <w:p w14:paraId="4BF516A9" w14:textId="6079F366" w:rsidR="00AD404E" w:rsidRPr="00923C43" w:rsidRDefault="00A110FE" w:rsidP="00DE66C6">
      <w:pPr>
        <w:ind w:left="903" w:right="-10" w:firstLine="0"/>
      </w:pPr>
      <w:r w:rsidRPr="00923C43">
        <w:rPr>
          <w:rtl/>
        </w:rPr>
        <w:t>בזירה המקומית- התקשורת המקומית בישראל</w:t>
      </w:r>
      <w:r w:rsidR="006B76FF" w:rsidRPr="00923C43">
        <w:rPr>
          <w:rtl/>
        </w:rPr>
        <w:t>, על רקע הקונצנזוס</w:t>
      </w:r>
      <w:r w:rsidR="00F33EFD" w:rsidRPr="00923C43">
        <w:rPr>
          <w:rtl/>
        </w:rPr>
        <w:t xml:space="preserve"> </w:t>
      </w:r>
      <w:r w:rsidR="00D679E5" w:rsidRPr="00923C43">
        <w:rPr>
          <w:rtl/>
        </w:rPr>
        <w:t xml:space="preserve">והתמיכה שהגיעו מהציבור, התקשורת תמכה בהמשך המבצע ונתנה גיבוי לממשלה </w:t>
      </w:r>
      <w:r w:rsidR="002A7994" w:rsidRPr="00923C43">
        <w:rPr>
          <w:rtl/>
        </w:rPr>
        <w:t xml:space="preserve">אף להרחיב את המבצע ולא לסיים אותו מהר. </w:t>
      </w:r>
    </w:p>
    <w:p w14:paraId="20CD144A" w14:textId="042CF257" w:rsidR="00AD404E" w:rsidRPr="00923C43" w:rsidRDefault="00832F38" w:rsidP="00B240C5">
      <w:pPr>
        <w:pStyle w:val="a3"/>
        <w:numPr>
          <w:ilvl w:val="1"/>
          <w:numId w:val="1"/>
        </w:numPr>
        <w:spacing w:after="0" w:line="259" w:lineRule="auto"/>
        <w:ind w:right="997"/>
        <w:rPr>
          <w:rFonts w:eastAsia="Arial"/>
        </w:rPr>
      </w:pPr>
      <w:r w:rsidRPr="00923C43">
        <w:rPr>
          <w:rFonts w:eastAsia="Arial"/>
          <w:rtl/>
        </w:rPr>
        <w:t xml:space="preserve">בניגוד למצב בעבר, </w:t>
      </w:r>
      <w:r w:rsidR="00440121" w:rsidRPr="00923C43">
        <w:rPr>
          <w:rFonts w:eastAsia="Arial"/>
          <w:rtl/>
        </w:rPr>
        <w:t>עידן ה</w:t>
      </w:r>
      <w:r w:rsidR="00E450E7" w:rsidRPr="00923C43">
        <w:rPr>
          <w:rFonts w:eastAsia="Arial"/>
          <w:rtl/>
        </w:rPr>
        <w:t xml:space="preserve">ווב </w:t>
      </w:r>
      <w:r w:rsidR="001B0CA0" w:rsidRPr="00923C43">
        <w:rPr>
          <w:rFonts w:eastAsia="Arial"/>
          <w:rtl/>
        </w:rPr>
        <w:t>2.0</w:t>
      </w:r>
      <w:r w:rsidR="00E450E7" w:rsidRPr="00923C43">
        <w:rPr>
          <w:rFonts w:eastAsia="Arial"/>
          <w:rtl/>
        </w:rPr>
        <w:t xml:space="preserve"> מאופיין בכך ש</w:t>
      </w:r>
      <w:r w:rsidRPr="00923C43">
        <w:rPr>
          <w:rFonts w:eastAsia="Arial"/>
          <w:rtl/>
        </w:rPr>
        <w:t xml:space="preserve">לתקשורת המסורתית </w:t>
      </w:r>
      <w:r w:rsidR="00E450E7" w:rsidRPr="00923C43">
        <w:rPr>
          <w:rFonts w:eastAsia="Arial"/>
          <w:rtl/>
        </w:rPr>
        <w:t>כבר</w:t>
      </w:r>
      <w:r w:rsidRPr="00923C43">
        <w:rPr>
          <w:rFonts w:eastAsia="Arial"/>
          <w:rtl/>
        </w:rPr>
        <w:t xml:space="preserve"> </w:t>
      </w:r>
      <w:r w:rsidR="001B0CA0" w:rsidRPr="00923C43">
        <w:rPr>
          <w:rFonts w:eastAsia="Arial"/>
          <w:rtl/>
        </w:rPr>
        <w:t xml:space="preserve">אין </w:t>
      </w:r>
      <w:r w:rsidRPr="00923C43">
        <w:rPr>
          <w:rFonts w:eastAsia="Arial"/>
          <w:rtl/>
        </w:rPr>
        <w:t>שליטה מוחלטת במסרים</w:t>
      </w:r>
      <w:r w:rsidR="00E450E7" w:rsidRPr="00923C43">
        <w:rPr>
          <w:rFonts w:eastAsia="Arial"/>
          <w:rtl/>
        </w:rPr>
        <w:t xml:space="preserve">. </w:t>
      </w:r>
      <w:r w:rsidRPr="00923C43">
        <w:rPr>
          <w:rFonts w:eastAsia="Arial"/>
          <w:rtl/>
        </w:rPr>
        <w:t>במבצע צוק איתן</w:t>
      </w:r>
      <w:r w:rsidR="003479A1" w:rsidRPr="00923C43">
        <w:rPr>
          <w:rFonts w:eastAsia="Arial"/>
          <w:rtl/>
        </w:rPr>
        <w:t xml:space="preserve">, לצד ראיונות שניתנו לרשתות התקשורת הבינלאומית, </w:t>
      </w:r>
      <w:r w:rsidRPr="00923C43">
        <w:rPr>
          <w:rFonts w:eastAsia="Arial"/>
          <w:rtl/>
        </w:rPr>
        <w:t>שני הצדדים</w:t>
      </w:r>
      <w:r w:rsidR="005963B9" w:rsidRPr="00923C43">
        <w:rPr>
          <w:rFonts w:eastAsia="Arial"/>
          <w:rtl/>
        </w:rPr>
        <w:t xml:space="preserve"> עשו שימוש </w:t>
      </w:r>
      <w:r w:rsidR="00E87A40" w:rsidRPr="00923C43">
        <w:rPr>
          <w:rFonts w:eastAsia="Arial"/>
          <w:rtl/>
        </w:rPr>
        <w:t>באינטרנט</w:t>
      </w:r>
      <w:r w:rsidRPr="00923C43">
        <w:rPr>
          <w:rFonts w:eastAsia="Arial"/>
          <w:rtl/>
        </w:rPr>
        <w:t xml:space="preserve"> </w:t>
      </w:r>
      <w:r w:rsidR="00E87A40" w:rsidRPr="00923C43">
        <w:rPr>
          <w:rFonts w:eastAsia="Arial"/>
          <w:rtl/>
        </w:rPr>
        <w:t>ו</w:t>
      </w:r>
      <w:r w:rsidRPr="00923C43">
        <w:rPr>
          <w:rFonts w:eastAsia="Arial"/>
          <w:rtl/>
        </w:rPr>
        <w:t xml:space="preserve">עקפו </w:t>
      </w:r>
      <w:r w:rsidR="001F71DF" w:rsidRPr="00923C43">
        <w:rPr>
          <w:rFonts w:eastAsia="Arial"/>
          <w:rtl/>
        </w:rPr>
        <w:t>את התקשורת המסורתית כדי לדברר את הרטיב שלהם</w:t>
      </w:r>
      <w:r w:rsidR="003479A1" w:rsidRPr="00923C43">
        <w:rPr>
          <w:rFonts w:eastAsia="Arial"/>
          <w:rtl/>
        </w:rPr>
        <w:t>, תוך שימוש ברשתות החברתיות השונות.</w:t>
      </w:r>
      <w:r w:rsidR="008F535A" w:rsidRPr="00923C43">
        <w:rPr>
          <w:rFonts w:eastAsia="Arial"/>
          <w:rtl/>
        </w:rPr>
        <w:t xml:space="preserve"> בנוסף, </w:t>
      </w:r>
      <w:r w:rsidR="006F1750" w:rsidRPr="00923C43">
        <w:rPr>
          <w:rFonts w:eastAsia="Arial"/>
          <w:rtl/>
        </w:rPr>
        <w:t xml:space="preserve">גם אנשים מן השורה שהם לא מנהיגים יכלו להפיץ את ההסברה והנרטיב. כך, לדוגמא, יכלה </w:t>
      </w:r>
      <w:r w:rsidR="00D807D0" w:rsidRPr="00923C43">
        <w:rPr>
          <w:rFonts w:eastAsia="Arial"/>
          <w:rtl/>
        </w:rPr>
        <w:t xml:space="preserve">אישה מעזה להפיץ את </w:t>
      </w:r>
      <w:proofErr w:type="spellStart"/>
      <w:r w:rsidR="00D807D0" w:rsidRPr="00923C43">
        <w:rPr>
          <w:rFonts w:eastAsia="Arial"/>
          <w:rtl/>
        </w:rPr>
        <w:t>מימדי</w:t>
      </w:r>
      <w:proofErr w:type="spellEnd"/>
      <w:r w:rsidR="00A24028" w:rsidRPr="00923C43">
        <w:rPr>
          <w:rFonts w:eastAsia="Arial"/>
          <w:rtl/>
        </w:rPr>
        <w:t xml:space="preserve"> ההרס. בעוד שמנגד, </w:t>
      </w:r>
      <w:r w:rsidR="00D807D0" w:rsidRPr="00923C43">
        <w:rPr>
          <w:rFonts w:eastAsia="Arial"/>
          <w:rtl/>
        </w:rPr>
        <w:t>בישראל</w:t>
      </w:r>
      <w:r w:rsidR="00A24028" w:rsidRPr="00923C43">
        <w:rPr>
          <w:rFonts w:eastAsia="Arial"/>
          <w:rtl/>
        </w:rPr>
        <w:t>,</w:t>
      </w:r>
      <w:r w:rsidR="00D807D0" w:rsidRPr="00923C43">
        <w:rPr>
          <w:rFonts w:eastAsia="Arial"/>
          <w:rtl/>
        </w:rPr>
        <w:t xml:space="preserve"> בחור משדרות הפיץ את יירוטי כיפת ברזל ואת הריצה למקלטים</w:t>
      </w:r>
      <w:r w:rsidR="00A24028" w:rsidRPr="00923C43">
        <w:rPr>
          <w:rFonts w:eastAsia="Arial"/>
          <w:rtl/>
        </w:rPr>
        <w:t>. בכך שני הצדדים ניצלו את האלגוריתם שמעדיף תוכן ויראלי וויזואלי</w:t>
      </w:r>
      <w:r w:rsidR="00D807D0" w:rsidRPr="00923C43">
        <w:rPr>
          <w:rFonts w:eastAsia="Arial"/>
          <w:rtl/>
        </w:rPr>
        <w:t xml:space="preserve">. דרך זו אפשרה </w:t>
      </w:r>
      <w:r w:rsidR="000C26AD" w:rsidRPr="00923C43">
        <w:rPr>
          <w:rFonts w:eastAsia="Arial"/>
          <w:rtl/>
        </w:rPr>
        <w:t>לכל אחד להפוך למעין שגריר של הצד שלו במבצ</w:t>
      </w:r>
      <w:r w:rsidR="00C96CC2" w:rsidRPr="00923C43">
        <w:rPr>
          <w:rFonts w:eastAsia="Arial"/>
          <w:rtl/>
        </w:rPr>
        <w:t>ע.</w:t>
      </w:r>
      <w:r w:rsidR="00F470A2" w:rsidRPr="00923C43">
        <w:rPr>
          <w:rFonts w:eastAsia="Arial"/>
        </w:rPr>
        <w:t xml:space="preserve"> </w:t>
      </w:r>
      <w:r w:rsidR="003E448E" w:rsidRPr="00923C43">
        <w:rPr>
          <w:rFonts w:eastAsia="Arial"/>
          <w:rtl/>
        </w:rPr>
        <w:t xml:space="preserve">בסוף, הודות לוויראליות של הרשתות החברתיות, נוצר מצב שבו התקשורת המסורתית ניזונה </w:t>
      </w:r>
      <w:r w:rsidR="00E81B43" w:rsidRPr="00923C43">
        <w:rPr>
          <w:rFonts w:eastAsia="Arial"/>
          <w:rtl/>
        </w:rPr>
        <w:t xml:space="preserve">במידה רבה מהרשתות החברתיות. </w:t>
      </w:r>
    </w:p>
    <w:p w14:paraId="66A251BB" w14:textId="46A50BF8" w:rsidR="00331D2C" w:rsidRPr="00923C43" w:rsidRDefault="00331D2C" w:rsidP="0024729F">
      <w:pPr>
        <w:pStyle w:val="a3"/>
        <w:numPr>
          <w:ilvl w:val="1"/>
          <w:numId w:val="1"/>
        </w:numPr>
        <w:spacing w:after="0" w:line="259" w:lineRule="auto"/>
        <w:rPr>
          <w:rtl/>
        </w:rPr>
      </w:pPr>
      <w:r w:rsidRPr="00923C43">
        <w:rPr>
          <w:rtl/>
        </w:rPr>
        <w:t xml:space="preserve">דוגמה לדיפלומטיה דיגיטלית במהלך המבצע היא פעילות צה"ל ברשתות החברתיות. כך, למשל, צה"ל פרסם סרטונים </w:t>
      </w:r>
      <w:proofErr w:type="spellStart"/>
      <w:r w:rsidRPr="00923C43">
        <w:rPr>
          <w:rtl/>
        </w:rPr>
        <w:t>ביוטיוב</w:t>
      </w:r>
      <w:proofErr w:type="spellEnd"/>
      <w:r w:rsidRPr="00923C43">
        <w:rPr>
          <w:rtl/>
        </w:rPr>
        <w:t xml:space="preserve">, דוגמת "חמאס: שימוש באזרחים כמגן אנושי בעזה". בסרטון שצה"ל פרסם, ניתן לראות שיגורי רקטות מתוך ריכוזי אוכלוסייה ומסמוך למוסדות חינוך ברצועת עזה. שימוש זה בטכנולוגיית ווב 2.0 אפשר לישראל לעקוף את התקשורת המסורתית ולחשוף באופן ישיר את מסגור המאבק כהגנה מפני טרור הפועל מתוך אוכלוסייה אזרחית, להפצת המסר המיידי לקהל הבינלאומי. גם חמאס אימץ אסטרטגיה מקבילה של דיפלומטיה דיגיטלית במטרה להציג את עצמו כקורבן ולבסס את טענתו בדבר משבר הומניטרי. הארגון עשה שימוש נרחב ברשתות החברתיות, להפצת תמונות וסרטונים שתיעדו הרס רב, פגיעה בתשתיות אזרחיות ונפגעים מקרב האוכלוסייה, כל זאת במטרה להבליט את </w:t>
      </w:r>
      <w:proofErr w:type="spellStart"/>
      <w:r w:rsidRPr="00923C43">
        <w:rPr>
          <w:rtl/>
        </w:rPr>
        <w:t>מימדי</w:t>
      </w:r>
      <w:proofErr w:type="spellEnd"/>
      <w:r w:rsidRPr="00923C43">
        <w:rPr>
          <w:rtl/>
        </w:rPr>
        <w:t xml:space="preserve"> הסבל ברצועת עזה. בדומה לישראל, גם חמאס ניצל את המהירות והוויראליות של הפלטפורמות הדיגיטליות על מנת לעקוף את ערוצי התקשורת המסורתית.</w:t>
      </w:r>
    </w:p>
    <w:p w14:paraId="7481345F" w14:textId="51D334E5" w:rsidR="00A35B06" w:rsidRPr="00923C43" w:rsidRDefault="00A35B06" w:rsidP="00331D2C">
      <w:pPr>
        <w:rPr>
          <w:rtl/>
        </w:rPr>
      </w:pPr>
    </w:p>
    <w:p w14:paraId="77B1DC08" w14:textId="745E7DE7" w:rsidR="007977CC" w:rsidRPr="00923C43" w:rsidRDefault="00200E41" w:rsidP="00331D2C">
      <w:pPr>
        <w:pStyle w:val="a3"/>
        <w:numPr>
          <w:ilvl w:val="0"/>
          <w:numId w:val="1"/>
        </w:numPr>
        <w:rPr>
          <w:ins w:id="0" w:author="רותם רותם" w:date="2026-03-29T23:02:00Z" w16du:dateUtc="2026-03-29T20:02:00Z"/>
        </w:rPr>
      </w:pPr>
      <w:r w:rsidRPr="00923C43">
        <w:rPr>
          <w:rtl/>
        </w:rPr>
        <w:t>המלצות לניהול תקשורתי בעידן הטכנולוגיה החדשה</w:t>
      </w:r>
    </w:p>
    <w:p w14:paraId="6E532140" w14:textId="77777777" w:rsidR="00AD5AB5" w:rsidRPr="00923C43" w:rsidRDefault="007977CC" w:rsidP="00AD5AB5">
      <w:pPr>
        <w:spacing w:after="16" w:line="259" w:lineRule="auto"/>
        <w:ind w:left="0" w:right="651" w:firstLine="0"/>
        <w:rPr>
          <w:rtl/>
        </w:rPr>
      </w:pPr>
      <w:r w:rsidRPr="00923C43">
        <w:rPr>
          <w:rtl/>
        </w:rPr>
        <w:t xml:space="preserve">עידן ה-ווב 2.0 </w:t>
      </w:r>
      <w:proofErr w:type="spellStart"/>
      <w:r w:rsidRPr="00923C43">
        <w:rPr>
          <w:rtl/>
        </w:rPr>
        <w:t>וה</w:t>
      </w:r>
      <w:proofErr w:type="spellEnd"/>
      <w:r w:rsidRPr="00923C43">
        <w:rPr>
          <w:rtl/>
        </w:rPr>
        <w:t>-ווב 3.0 יצר הזדמנויות ואתגרים משמעותיים בניהול תקשורתי של משברים בינלאומיים. לו מבצע "צוק איתן" (2014) היה מתרחש כיום, הצדדים יכלו לנקוט בצעדים תקשורתיים שישפרו את הצגת עמדתם בזירה המקומית והבינלאומית, תוך ניצול יכולותיהן של טכנולוגיות אלו לעידוד שקיפות, אותנטיות ומעורבות קהל</w:t>
      </w:r>
      <w:r w:rsidRPr="00923C43">
        <w:t>.</w:t>
      </w:r>
      <w:r w:rsidR="00246A20" w:rsidRPr="00923C43">
        <w:rPr>
          <w:rtl/>
        </w:rPr>
        <w:t xml:space="preserve"> </w:t>
      </w:r>
      <w:r w:rsidRPr="00923C43">
        <w:rPr>
          <w:rtl/>
        </w:rPr>
        <w:t>עבור ישראל, שהתקשתה, כפי שתואר, להשפיע על דעת הקהל הבינלאומית, יכלה להיות מוצעת אסטרטגיה המשלבת הצגת מידע מדויק עם חיבור אנושי עמוק. במקום להסתפק בהפצת צילומי אוויר רשמיים, ישראל יכלה להשתמש בטכנולוגיות מציאות מדו</w:t>
      </w:r>
      <w:r w:rsidR="00994E7A" w:rsidRPr="00923C43">
        <w:rPr>
          <w:rtl/>
        </w:rPr>
        <w:t>מה</w:t>
      </w:r>
      <w:r w:rsidRPr="00923C43">
        <w:t xml:space="preserve"> </w:t>
      </w:r>
      <w:r w:rsidRPr="00923C43">
        <w:rPr>
          <w:rtl/>
        </w:rPr>
        <w:t>כדי להעניק לקהלים ברחבי העולם חוויה מוחשית של האיום הביטחוני. לדוגמה, חווית</w:t>
      </w:r>
      <w:r w:rsidRPr="00923C43">
        <w:t xml:space="preserve"> VR </w:t>
      </w:r>
      <w:r w:rsidRPr="00923C43">
        <w:rPr>
          <w:rtl/>
        </w:rPr>
        <w:t>שמדמה ריצה לממ"ד תחת אזעקת טילים בשדרות, או סיור וירטואלי במנהרת טרור שנחשפה, הייתה יכולה לתמוך יותר במסגור המאבק כהגנה לגיטימית.</w:t>
      </w:r>
    </w:p>
    <w:p w14:paraId="6ADA9266" w14:textId="77777777" w:rsidR="00AD5AB5" w:rsidRPr="00923C43" w:rsidRDefault="00AD5AB5" w:rsidP="00AD5AB5">
      <w:pPr>
        <w:spacing w:after="16" w:line="259" w:lineRule="auto"/>
        <w:ind w:left="0" w:right="651" w:firstLine="0"/>
        <w:rPr>
          <w:rtl/>
        </w:rPr>
      </w:pPr>
    </w:p>
    <w:p w14:paraId="6264825D" w14:textId="2611335A" w:rsidR="007977CC" w:rsidRPr="00923C43" w:rsidRDefault="007977CC" w:rsidP="00132CBF">
      <w:pPr>
        <w:spacing w:after="16" w:line="259" w:lineRule="auto"/>
        <w:ind w:left="0" w:right="651" w:firstLine="0"/>
      </w:pPr>
      <w:r w:rsidRPr="00923C43">
        <w:rPr>
          <w:rtl/>
        </w:rPr>
        <w:t>מנגד, חמאס, שהצליח להבליט את המצוקה ההומניטרית ברצועת עזה בזירה הבינלאומית, יכול היה לנצל כלים דיגיטליים ליצירת מעורבות רחבה עוד יותר ותמיכה עולמית</w:t>
      </w:r>
      <w:r w:rsidR="003E4B2E" w:rsidRPr="00923C43">
        <w:rPr>
          <w:rtl/>
        </w:rPr>
        <w:t>, באמצעות האזרחים</w:t>
      </w:r>
      <w:r w:rsidRPr="00923C43">
        <w:rPr>
          <w:rtl/>
        </w:rPr>
        <w:t xml:space="preserve"> </w:t>
      </w:r>
      <w:r w:rsidR="00795F5F" w:rsidRPr="00923C43">
        <w:rPr>
          <w:rtl/>
        </w:rPr>
        <w:t>ה</w:t>
      </w:r>
      <w:r w:rsidRPr="00923C43">
        <w:rPr>
          <w:rtl/>
        </w:rPr>
        <w:t xml:space="preserve">עזתים </w:t>
      </w:r>
      <w:r w:rsidR="00795F5F" w:rsidRPr="00923C43">
        <w:rPr>
          <w:rtl/>
        </w:rPr>
        <w:t>שמעלים</w:t>
      </w:r>
      <w:r w:rsidRPr="00923C43">
        <w:rPr>
          <w:rtl/>
        </w:rPr>
        <w:t xml:space="preserve"> סרטונים ותמונות בזמן אמת המציגים את ההרס ופגיעתם בחיי אזרחים. שימוש באפליקציות של מיפוי אינטראקטיבי, המציגות את מוקדי ההרס ואת סיפוריהם האישיים של הנפגעים בצורה גאוגרפית, היה מחזק את הצגת עמדתו כ"קורבן" ומגביר את הלחץ ההומניטרי.</w:t>
      </w:r>
    </w:p>
    <w:p w14:paraId="64CA128E" w14:textId="77777777" w:rsidR="007977CC" w:rsidRPr="00923C43" w:rsidRDefault="007977CC" w:rsidP="00441699">
      <w:pPr>
        <w:spacing w:after="16" w:line="259" w:lineRule="auto"/>
        <w:ind w:left="0" w:right="651" w:firstLine="0"/>
      </w:pPr>
    </w:p>
    <w:p w14:paraId="25516E75" w14:textId="5D46CB66" w:rsidR="00AD404E" w:rsidRPr="00923C43" w:rsidRDefault="00F470A2" w:rsidP="005963B9">
      <w:pPr>
        <w:spacing w:after="16" w:line="259" w:lineRule="auto"/>
        <w:ind w:left="-4" w:hanging="10"/>
        <w:jc w:val="left"/>
      </w:pPr>
      <w:r w:rsidRPr="00923C43">
        <w:rPr>
          <w:b/>
          <w:bCs/>
          <w:u w:val="single" w:color="000000"/>
          <w:rtl/>
        </w:rPr>
        <w:t xml:space="preserve">הנחיות לתוכן העבודה </w:t>
      </w:r>
      <w:r w:rsidRPr="00923C43">
        <w:rPr>
          <w:b/>
          <w:bCs/>
          <w:rtl/>
        </w:rPr>
        <w:t xml:space="preserve"> </w:t>
      </w:r>
    </w:p>
    <w:p w14:paraId="400740AA" w14:textId="77777777" w:rsidR="00AD404E" w:rsidRPr="00923C43" w:rsidRDefault="00F470A2" w:rsidP="005963B9">
      <w:pPr>
        <w:numPr>
          <w:ilvl w:val="1"/>
          <w:numId w:val="3"/>
        </w:numPr>
        <w:ind w:right="-10" w:hanging="467"/>
      </w:pPr>
      <w:r w:rsidRPr="00923C43">
        <w:rPr>
          <w:rtl/>
        </w:rPr>
        <w:lastRenderedPageBreak/>
        <w:t xml:space="preserve">יש לכלול  </w:t>
      </w:r>
      <w:r w:rsidRPr="00923C43">
        <w:rPr>
          <w:u w:val="single" w:color="000000"/>
          <w:rtl/>
        </w:rPr>
        <w:t>לפחות</w:t>
      </w:r>
      <w:r w:rsidRPr="00923C43">
        <w:rPr>
          <w:rtl/>
        </w:rPr>
        <w:t xml:space="preserve">  </w:t>
      </w:r>
      <w:r w:rsidRPr="00923C43">
        <w:rPr>
          <w:b/>
          <w:bCs/>
          <w:rtl/>
        </w:rPr>
        <w:t xml:space="preserve">מאמר אקדמי אחד  </w:t>
      </w:r>
      <w:r w:rsidRPr="00923C43">
        <w:rPr>
          <w:rtl/>
        </w:rPr>
        <w:t xml:space="preserve">שמגדיר את המושג "משבר בינלאומי" ולוודא כי המשבר שבחרתם עומד בהגדרות אלו. אם המשבר אינו תואם את ההגדרות האקדמיות, יש לבחור משבר אחר. עשו שימוש במאמרים משנים התואמות ככל האפשר לתקופה שבה התרחש המשבר.  </w:t>
      </w:r>
    </w:p>
    <w:p w14:paraId="7148A281" w14:textId="77777777" w:rsidR="00AD404E" w:rsidRPr="00923C43" w:rsidRDefault="00F470A2" w:rsidP="005963B9">
      <w:pPr>
        <w:numPr>
          <w:ilvl w:val="1"/>
          <w:numId w:val="3"/>
        </w:numPr>
        <w:spacing w:after="61"/>
        <w:ind w:right="-10" w:hanging="467"/>
      </w:pPr>
      <w:r w:rsidRPr="00923C43">
        <w:rPr>
          <w:rtl/>
        </w:rPr>
        <w:t xml:space="preserve">יש לנתח את המשבר באמצעות </w:t>
      </w:r>
      <w:r w:rsidRPr="00923C43">
        <w:rPr>
          <w:u w:val="single" w:color="000000"/>
          <w:rtl/>
        </w:rPr>
        <w:t>לפחות</w:t>
      </w:r>
      <w:r w:rsidRPr="00923C43">
        <w:rPr>
          <w:rtl/>
        </w:rPr>
        <w:t xml:space="preserve"> </w:t>
      </w:r>
      <w:r w:rsidRPr="00923C43">
        <w:rPr>
          <w:b/>
          <w:bCs/>
          <w:rtl/>
        </w:rPr>
        <w:t>מאמר אקדמי אחד נוסף</w:t>
      </w:r>
      <w:r w:rsidRPr="00923C43">
        <w:rPr>
          <w:rtl/>
        </w:rPr>
        <w:t xml:space="preserve"> שעוסק בנושא, לצד מקורות משלימים כגון סקירות תקשורתיות וכתבות עיתונאיות. </w:t>
      </w:r>
    </w:p>
    <w:p w14:paraId="0A8F2C86" w14:textId="77777777" w:rsidR="00AD404E" w:rsidRPr="00923C43" w:rsidRDefault="00F470A2" w:rsidP="005963B9">
      <w:pPr>
        <w:numPr>
          <w:ilvl w:val="1"/>
          <w:numId w:val="3"/>
        </w:numPr>
        <w:spacing w:after="0" w:line="259" w:lineRule="auto"/>
        <w:ind w:right="-10" w:hanging="467"/>
      </w:pPr>
      <w:r w:rsidRPr="00923C43">
        <w:rPr>
          <w:rtl/>
        </w:rPr>
        <w:t>יש להקפיד על ניסוח בהיר, מנומק ואקדמי</w:t>
      </w:r>
      <w:r w:rsidRPr="00923C43">
        <w:rPr>
          <w:rFonts w:eastAsia="Arial"/>
          <w:rtl/>
        </w:rPr>
        <w:t>.</w:t>
      </w:r>
      <w:r w:rsidRPr="00923C43">
        <w:rPr>
          <w:rtl/>
        </w:rPr>
        <w:t xml:space="preserve"> </w:t>
      </w:r>
    </w:p>
    <w:p w14:paraId="31ABB552" w14:textId="77777777" w:rsidR="00AD404E" w:rsidRPr="00923C43" w:rsidRDefault="00F470A2" w:rsidP="005963B9">
      <w:pPr>
        <w:spacing w:after="16" w:line="259" w:lineRule="auto"/>
        <w:ind w:left="0" w:right="80" w:firstLine="0"/>
        <w:jc w:val="right"/>
      </w:pPr>
      <w:r w:rsidRPr="00923C43">
        <w:rPr>
          <w:b/>
        </w:rPr>
        <w:t xml:space="preserve"> </w:t>
      </w:r>
    </w:p>
    <w:p w14:paraId="2357DDD0" w14:textId="77777777" w:rsidR="00AD404E" w:rsidRPr="00923C43" w:rsidRDefault="00F470A2" w:rsidP="005963B9">
      <w:pPr>
        <w:spacing w:after="41" w:line="259" w:lineRule="auto"/>
        <w:ind w:left="-4" w:hanging="10"/>
        <w:jc w:val="left"/>
      </w:pPr>
      <w:r w:rsidRPr="00923C43">
        <w:rPr>
          <w:b/>
          <w:bCs/>
          <w:u w:val="single" w:color="000000"/>
          <w:rtl/>
        </w:rPr>
        <w:t>הנחיות</w:t>
      </w:r>
      <w:r w:rsidRPr="00923C43">
        <w:rPr>
          <w:rFonts w:eastAsia="Arial"/>
          <w:b/>
          <w:bCs/>
          <w:u w:val="single" w:color="000000"/>
          <w:rtl/>
        </w:rPr>
        <w:t xml:space="preserve"> </w:t>
      </w:r>
      <w:r w:rsidRPr="00923C43">
        <w:rPr>
          <w:b/>
          <w:bCs/>
          <w:u w:val="single" w:color="000000"/>
          <w:rtl/>
        </w:rPr>
        <w:t xml:space="preserve">כלליות </w:t>
      </w:r>
      <w:r w:rsidRPr="00923C43">
        <w:rPr>
          <w:b/>
          <w:bCs/>
          <w:rtl/>
        </w:rPr>
        <w:t xml:space="preserve"> </w:t>
      </w:r>
    </w:p>
    <w:p w14:paraId="7CE531ED" w14:textId="77777777" w:rsidR="00AD404E" w:rsidRPr="00923C43" w:rsidRDefault="00F470A2" w:rsidP="005963B9">
      <w:pPr>
        <w:numPr>
          <w:ilvl w:val="1"/>
          <w:numId w:val="4"/>
        </w:numPr>
        <w:spacing w:after="75"/>
        <w:ind w:right="40" w:hanging="469"/>
        <w:jc w:val="left"/>
      </w:pPr>
      <w:r w:rsidRPr="00923C43">
        <w:rPr>
          <w:rtl/>
        </w:rPr>
        <w:t xml:space="preserve">אורך העבודה הכולל יהיה כ </w:t>
      </w:r>
      <w:r w:rsidRPr="00923C43">
        <w:t>1</w:t>
      </w:r>
      <w:r w:rsidRPr="00923C43">
        <w:rPr>
          <w:rtl/>
        </w:rPr>
        <w:t>,</w:t>
      </w:r>
      <w:r w:rsidRPr="00923C43">
        <w:t>500</w:t>
      </w:r>
      <w:r w:rsidRPr="00923C43">
        <w:rPr>
          <w:rtl/>
        </w:rPr>
        <w:t xml:space="preserve"> מילים. אין לחרוג ממכסת המילים. בסיום כל סעיף יש לציין את מספר המילים שנכתבו בו. </w:t>
      </w:r>
    </w:p>
    <w:p w14:paraId="7FB9483B" w14:textId="77777777" w:rsidR="00AD404E" w:rsidRPr="00923C43" w:rsidRDefault="00F470A2" w:rsidP="005963B9">
      <w:pPr>
        <w:numPr>
          <w:ilvl w:val="1"/>
          <w:numId w:val="4"/>
        </w:numPr>
        <w:spacing w:after="5" w:line="266" w:lineRule="auto"/>
        <w:ind w:right="40" w:hanging="469"/>
        <w:jc w:val="left"/>
      </w:pPr>
      <w:r w:rsidRPr="00923C43">
        <w:rPr>
          <w:rtl/>
        </w:rPr>
        <w:t xml:space="preserve">יש להתייחס לכל חלקי השאלה ולענות במסגרת מכסת המילים שהוקצתה לכל שאלה ולכל תת סעיף. </w:t>
      </w:r>
    </w:p>
    <w:p w14:paraId="0214F872" w14:textId="77777777" w:rsidR="00AD404E" w:rsidRPr="00923C43" w:rsidRDefault="00F470A2" w:rsidP="005963B9">
      <w:pPr>
        <w:spacing w:after="29" w:line="259" w:lineRule="auto"/>
        <w:ind w:left="0" w:right="55" w:firstLine="0"/>
        <w:jc w:val="right"/>
      </w:pPr>
      <w:r w:rsidRPr="00923C43">
        <w:t xml:space="preserve"> </w:t>
      </w:r>
    </w:p>
    <w:p w14:paraId="798BEE60" w14:textId="77777777" w:rsidR="00AD404E" w:rsidRPr="00923C43" w:rsidRDefault="00F470A2" w:rsidP="005963B9">
      <w:pPr>
        <w:spacing w:after="83" w:line="259" w:lineRule="auto"/>
        <w:ind w:left="-4" w:hanging="10"/>
        <w:jc w:val="left"/>
      </w:pPr>
      <w:r w:rsidRPr="00923C43">
        <w:rPr>
          <w:b/>
          <w:bCs/>
          <w:u w:val="single" w:color="000000"/>
          <w:rtl/>
        </w:rPr>
        <w:t xml:space="preserve">הנחיות לציטוט מקורות </w:t>
      </w:r>
      <w:r w:rsidRPr="00923C43">
        <w:rPr>
          <w:b/>
          <w:bCs/>
          <w:rtl/>
        </w:rPr>
        <w:t xml:space="preserve"> </w:t>
      </w:r>
    </w:p>
    <w:p w14:paraId="0844C53A" w14:textId="77777777" w:rsidR="00AD404E" w:rsidRPr="00923C43" w:rsidRDefault="00F470A2" w:rsidP="005963B9">
      <w:pPr>
        <w:numPr>
          <w:ilvl w:val="1"/>
          <w:numId w:val="4"/>
        </w:numPr>
        <w:spacing w:after="77"/>
        <w:ind w:right="40" w:hanging="469"/>
        <w:jc w:val="left"/>
      </w:pPr>
      <w:r w:rsidRPr="00923C43">
        <w:rPr>
          <w:rtl/>
        </w:rPr>
        <w:t xml:space="preserve">כל הפניה למקורות אקדמיים, כולל חומרי הקורס ומקורות חיצוניים, תיעשה לפי שיטת הציטוט האקדמית </w:t>
      </w:r>
      <w:r w:rsidRPr="00923C43">
        <w:t>APA</w:t>
      </w:r>
      <w:r w:rsidRPr="00923C43">
        <w:rPr>
          <w:rtl/>
        </w:rPr>
        <w:t xml:space="preserve"> . </w:t>
      </w:r>
    </w:p>
    <w:p w14:paraId="514EFF49" w14:textId="77777777" w:rsidR="00AD404E" w:rsidRPr="00923C43" w:rsidRDefault="00F470A2" w:rsidP="005963B9">
      <w:pPr>
        <w:numPr>
          <w:ilvl w:val="1"/>
          <w:numId w:val="4"/>
        </w:numPr>
        <w:spacing w:after="75"/>
        <w:ind w:right="40" w:hanging="469"/>
        <w:jc w:val="left"/>
      </w:pPr>
      <w:r w:rsidRPr="00923C43">
        <w:rPr>
          <w:rtl/>
        </w:rPr>
        <w:t xml:space="preserve">ההפניות למקורות יופיעו בגוף העבודה תוך ציון שם המשפחה של המחבר ושנת הפרסום לדוגמה: בן מאיר, </w:t>
      </w:r>
      <w:r w:rsidRPr="00923C43">
        <w:t>2020</w:t>
      </w:r>
      <w:r w:rsidRPr="00923C43">
        <w:rPr>
          <w:rtl/>
        </w:rPr>
        <w:t xml:space="preserve">. </w:t>
      </w:r>
    </w:p>
    <w:p w14:paraId="5EA47CB8" w14:textId="77777777" w:rsidR="00AD404E" w:rsidRPr="00923C43" w:rsidRDefault="00F470A2" w:rsidP="005963B9">
      <w:pPr>
        <w:numPr>
          <w:ilvl w:val="1"/>
          <w:numId w:val="4"/>
        </w:numPr>
        <w:spacing w:after="0" w:line="259" w:lineRule="auto"/>
        <w:ind w:right="40" w:hanging="469"/>
        <w:jc w:val="left"/>
      </w:pPr>
      <w:r w:rsidRPr="00923C43">
        <w:rPr>
          <w:rtl/>
        </w:rPr>
        <w:t>רשימה ביבליוגרפית מלאה תופיע בסוף העבודה, בפורמט</w:t>
      </w:r>
      <w:r w:rsidRPr="00923C43">
        <w:t>APA.</w:t>
      </w:r>
      <w:r w:rsidRPr="00923C43">
        <w:rPr>
          <w:rtl/>
        </w:rPr>
        <w:t xml:space="preserve">  </w:t>
      </w:r>
    </w:p>
    <w:p w14:paraId="67517994" w14:textId="77777777" w:rsidR="00AD404E" w:rsidRPr="00923C43" w:rsidRDefault="00F470A2" w:rsidP="005963B9">
      <w:pPr>
        <w:numPr>
          <w:ilvl w:val="1"/>
          <w:numId w:val="4"/>
        </w:numPr>
        <w:spacing w:after="0" w:line="259" w:lineRule="auto"/>
        <w:ind w:right="40" w:hanging="469"/>
        <w:jc w:val="left"/>
      </w:pPr>
      <w:r w:rsidRPr="00923C43">
        <w:rPr>
          <w:rtl/>
        </w:rPr>
        <w:t xml:space="preserve">ההפניות אינן נכללות בספירת המילים. </w:t>
      </w:r>
    </w:p>
    <w:p w14:paraId="3BB221B2" w14:textId="77777777" w:rsidR="00AD404E" w:rsidRPr="00923C43" w:rsidRDefault="00F470A2" w:rsidP="005963B9">
      <w:pPr>
        <w:spacing w:after="18" w:line="259" w:lineRule="auto"/>
        <w:ind w:left="0" w:right="329" w:firstLine="0"/>
        <w:jc w:val="right"/>
      </w:pPr>
      <w:r w:rsidRPr="00923C43">
        <w:t xml:space="preserve"> </w:t>
      </w:r>
    </w:p>
    <w:p w14:paraId="3BC377F7" w14:textId="77777777" w:rsidR="00AD404E" w:rsidRPr="00923C43" w:rsidRDefault="00F470A2" w:rsidP="005963B9">
      <w:pPr>
        <w:spacing w:after="41" w:line="259" w:lineRule="auto"/>
        <w:ind w:left="-4" w:hanging="10"/>
        <w:jc w:val="left"/>
      </w:pPr>
      <w:r w:rsidRPr="00923C43">
        <w:rPr>
          <w:b/>
          <w:bCs/>
          <w:u w:val="single" w:color="000000"/>
          <w:rtl/>
        </w:rPr>
        <w:t xml:space="preserve">הנחיות הגשה </w:t>
      </w:r>
      <w:r w:rsidRPr="00923C43">
        <w:rPr>
          <w:rFonts w:eastAsia="Arial"/>
          <w:b/>
          <w:bCs/>
          <w:rtl/>
        </w:rPr>
        <w:t xml:space="preserve"> </w:t>
      </w:r>
    </w:p>
    <w:p w14:paraId="54DE1173" w14:textId="77777777" w:rsidR="00AD404E" w:rsidRPr="00923C43" w:rsidRDefault="00F470A2" w:rsidP="005963B9">
      <w:pPr>
        <w:numPr>
          <w:ilvl w:val="1"/>
          <w:numId w:val="4"/>
        </w:numPr>
        <w:spacing w:after="0" w:line="259" w:lineRule="auto"/>
        <w:ind w:right="40" w:hanging="469"/>
        <w:jc w:val="left"/>
      </w:pPr>
      <w:r w:rsidRPr="00923C43">
        <w:rPr>
          <w:rtl/>
        </w:rPr>
        <w:t xml:space="preserve">יש לכלול עמוד שער תקני בתחילת העבודה. </w:t>
      </w:r>
    </w:p>
    <w:p w14:paraId="665056FF" w14:textId="77777777" w:rsidR="00AD404E" w:rsidRPr="00923C43" w:rsidRDefault="00F470A2" w:rsidP="005963B9">
      <w:pPr>
        <w:numPr>
          <w:ilvl w:val="1"/>
          <w:numId w:val="4"/>
        </w:numPr>
        <w:spacing w:after="5" w:line="266" w:lineRule="auto"/>
        <w:ind w:right="40" w:hanging="469"/>
        <w:jc w:val="left"/>
      </w:pPr>
      <w:r w:rsidRPr="00923C43">
        <w:rPr>
          <w:rtl/>
        </w:rPr>
        <w:t>בדף השער יש לצרף את ההצהרה הבאה ולמלא אותה בהתאם לאופן השימוש שלכם בכלים מבוססי בינה מלאכותית: "אני מצהיר/ה כי במהלך הכנת עבודה זו נעזרתי בבינה מלאכותית באופן הבא :</w:t>
      </w:r>
    </w:p>
    <w:p w14:paraId="0580700D" w14:textId="77777777" w:rsidR="00702243" w:rsidRPr="00923C43" w:rsidRDefault="00702243" w:rsidP="005963B9">
      <w:pPr>
        <w:numPr>
          <w:ilvl w:val="1"/>
          <w:numId w:val="4"/>
        </w:numPr>
        <w:spacing w:after="0" w:line="259" w:lineRule="auto"/>
        <w:ind w:right="40" w:hanging="469"/>
        <w:jc w:val="left"/>
        <w:rPr>
          <w:ins w:id="1" w:author="רותם רותם" w:date="2026-04-05T16:52:00Z" w16du:dateUtc="2026-04-05T13:52:00Z"/>
          <w:rtl/>
        </w:rPr>
      </w:pPr>
    </w:p>
    <w:p w14:paraId="60BA0330" w14:textId="2B575D51" w:rsidR="00AD404E" w:rsidRPr="00923C43" w:rsidRDefault="00702243" w:rsidP="005963B9">
      <w:pPr>
        <w:numPr>
          <w:ilvl w:val="1"/>
          <w:numId w:val="4"/>
        </w:numPr>
        <w:spacing w:after="0" w:line="259" w:lineRule="auto"/>
        <w:ind w:right="40" w:hanging="469"/>
        <w:jc w:val="left"/>
      </w:pPr>
      <w:ins w:id="2" w:author="רותם רותם" w:date="2026-04-05T16:52:00Z" w16du:dateUtc="2026-04-05T13:52:00Z">
        <w:r w:rsidRPr="00923C43">
          <w:rPr>
            <w:rtl/>
          </w:rPr>
          <w:t>---</w:t>
        </w:r>
      </w:ins>
      <w:r w:rsidR="00F470A2" w:rsidRPr="00923C43">
        <w:rPr>
          <w:rtl/>
        </w:rPr>
        <w:t>העבודה תוגש כקובץ</w:t>
      </w:r>
      <w:r w:rsidR="00F470A2" w:rsidRPr="00923C43">
        <w:t xml:space="preserve">Word </w:t>
      </w:r>
      <w:r w:rsidR="00F470A2" w:rsidRPr="00923C43">
        <w:rPr>
          <w:rtl/>
        </w:rPr>
        <w:t xml:space="preserve"> בפורמט</w:t>
      </w:r>
      <w:r w:rsidR="00F470A2" w:rsidRPr="00923C43">
        <w:t xml:space="preserve">docx </w:t>
      </w:r>
      <w:r w:rsidR="00F470A2" w:rsidRPr="00923C43">
        <w:rPr>
          <w:rtl/>
        </w:rPr>
        <w:t xml:space="preserve"> בלבד. </w:t>
      </w:r>
    </w:p>
    <w:p w14:paraId="5B192FD6" w14:textId="77777777" w:rsidR="00AD404E" w:rsidRPr="00923C43" w:rsidRDefault="00F470A2" w:rsidP="005963B9">
      <w:pPr>
        <w:numPr>
          <w:ilvl w:val="1"/>
          <w:numId w:val="4"/>
        </w:numPr>
        <w:spacing w:after="2" w:line="273" w:lineRule="auto"/>
        <w:ind w:right="40" w:hanging="469"/>
        <w:jc w:val="left"/>
      </w:pPr>
      <w:r w:rsidRPr="00923C43">
        <w:rPr>
          <w:shd w:val="clear" w:color="auto" w:fill="00FF00"/>
          <w:rtl/>
        </w:rPr>
        <w:t>העבודה חסויה. יש לשמור את הקובץ בשם מספר תעודת הזהות בלבד, ולהעלות אותו לעמוד המודל, תחת</w:t>
      </w:r>
      <w:r w:rsidRPr="00923C43">
        <w:rPr>
          <w:rtl/>
        </w:rPr>
        <w:t xml:space="preserve"> </w:t>
      </w:r>
      <w:r w:rsidRPr="00923C43">
        <w:rPr>
          <w:shd w:val="clear" w:color="auto" w:fill="00FF00"/>
          <w:rtl/>
        </w:rPr>
        <w:t xml:space="preserve">הלשונית "מטלה מסכמת". </w:t>
      </w:r>
      <w:r w:rsidRPr="00923C43">
        <w:rPr>
          <w:rtl/>
        </w:rPr>
        <w:t xml:space="preserve"> </w:t>
      </w:r>
    </w:p>
    <w:p w14:paraId="704D180E" w14:textId="77777777" w:rsidR="00AD404E" w:rsidRPr="00923C43" w:rsidRDefault="00F470A2" w:rsidP="005963B9">
      <w:pPr>
        <w:spacing w:after="76" w:line="259" w:lineRule="auto"/>
        <w:ind w:left="0" w:right="735" w:firstLine="0"/>
        <w:jc w:val="center"/>
      </w:pPr>
      <w:r w:rsidRPr="00923C43">
        <w:t xml:space="preserve"> </w:t>
      </w:r>
    </w:p>
    <w:p w14:paraId="58A0BFD4" w14:textId="77777777" w:rsidR="00AD404E" w:rsidRPr="00923C43" w:rsidRDefault="00F470A2" w:rsidP="005963B9">
      <w:pPr>
        <w:pStyle w:val="1"/>
        <w:rPr>
          <w:sz w:val="24"/>
        </w:rPr>
      </w:pPr>
      <w:r w:rsidRPr="00923C43">
        <w:rPr>
          <w:bCs/>
          <w:sz w:val="24"/>
          <w:rtl/>
        </w:rPr>
        <w:t xml:space="preserve">המועד האחרון להגשה: </w:t>
      </w:r>
      <w:r w:rsidRPr="00923C43">
        <w:rPr>
          <w:bCs/>
          <w:sz w:val="24"/>
        </w:rPr>
        <w:t>62</w:t>
      </w:r>
      <w:r w:rsidRPr="00923C43">
        <w:rPr>
          <w:bCs/>
          <w:sz w:val="24"/>
          <w:rtl/>
        </w:rPr>
        <w:t>.</w:t>
      </w:r>
      <w:r w:rsidRPr="00923C43">
        <w:rPr>
          <w:bCs/>
          <w:sz w:val="24"/>
        </w:rPr>
        <w:t>27</w:t>
      </w:r>
      <w:r w:rsidRPr="00923C43">
        <w:rPr>
          <w:bCs/>
          <w:sz w:val="24"/>
          <w:rtl/>
        </w:rPr>
        <w:t>.</w:t>
      </w:r>
      <w:r w:rsidRPr="00923C43">
        <w:rPr>
          <w:bCs/>
          <w:sz w:val="24"/>
        </w:rPr>
        <w:t>2</w:t>
      </w:r>
      <w:r w:rsidRPr="00923C43">
        <w:rPr>
          <w:bCs/>
          <w:sz w:val="24"/>
          <w:rtl/>
        </w:rPr>
        <w:t xml:space="preserve"> </w:t>
      </w:r>
    </w:p>
    <w:p w14:paraId="29EC13D7" w14:textId="77777777" w:rsidR="00AD404E" w:rsidRPr="00923C43" w:rsidRDefault="00F470A2" w:rsidP="005963B9">
      <w:pPr>
        <w:spacing w:after="16" w:line="259" w:lineRule="auto"/>
        <w:ind w:left="0" w:right="629" w:firstLine="0"/>
        <w:jc w:val="right"/>
      </w:pPr>
      <w:r w:rsidRPr="00923C43">
        <w:t xml:space="preserve"> </w:t>
      </w:r>
    </w:p>
    <w:p w14:paraId="60C1E131" w14:textId="77777777" w:rsidR="00AD404E" w:rsidRPr="00923C43" w:rsidRDefault="00F470A2" w:rsidP="005963B9">
      <w:pPr>
        <w:spacing w:after="16" w:line="259" w:lineRule="auto"/>
        <w:ind w:left="0" w:right="629" w:firstLine="0"/>
        <w:jc w:val="right"/>
      </w:pPr>
      <w:r w:rsidRPr="00923C43">
        <w:t xml:space="preserve"> </w:t>
      </w:r>
    </w:p>
    <w:p w14:paraId="08E8F696" w14:textId="77777777" w:rsidR="00AD404E" w:rsidRPr="00923C43" w:rsidRDefault="00F470A2" w:rsidP="005963B9">
      <w:pPr>
        <w:spacing w:after="16" w:line="259" w:lineRule="auto"/>
        <w:ind w:left="0" w:right="1349" w:firstLine="0"/>
        <w:jc w:val="right"/>
      </w:pPr>
      <w:r w:rsidRPr="00923C43">
        <w:t xml:space="preserve"> </w:t>
      </w:r>
    </w:p>
    <w:p w14:paraId="6C488D8A" w14:textId="77777777" w:rsidR="00AD404E" w:rsidRPr="00923C43" w:rsidRDefault="00F470A2" w:rsidP="005963B9">
      <w:pPr>
        <w:ind w:left="257" w:right="1325" w:firstLine="0"/>
        <w:rPr>
          <w:rFonts w:hint="cs"/>
          <w:rtl/>
        </w:rPr>
      </w:pPr>
      <w:r w:rsidRPr="00923C43">
        <w:rPr>
          <w:rtl/>
        </w:rPr>
        <w:t xml:space="preserve">בהצלחה  </w:t>
      </w:r>
    </w:p>
    <w:p w14:paraId="366AD80D" w14:textId="77777777" w:rsidR="00AD404E" w:rsidRPr="00923C43" w:rsidRDefault="00F470A2" w:rsidP="005963B9">
      <w:pPr>
        <w:spacing w:after="570" w:line="259" w:lineRule="auto"/>
        <w:ind w:left="0" w:right="1349" w:firstLine="0"/>
        <w:jc w:val="right"/>
      </w:pPr>
      <w:r w:rsidRPr="00923C43">
        <w:t xml:space="preserve"> </w:t>
      </w:r>
    </w:p>
    <w:p w14:paraId="3BEF3A5F" w14:textId="77777777" w:rsidR="00AD404E" w:rsidRPr="00923C43" w:rsidRDefault="00F470A2" w:rsidP="005963B9">
      <w:pPr>
        <w:spacing w:after="0" w:line="259" w:lineRule="auto"/>
        <w:ind w:left="314" w:hanging="10"/>
        <w:jc w:val="center"/>
      </w:pPr>
      <w:r w:rsidRPr="00923C43">
        <w:rPr>
          <w:rFonts w:eastAsia="Arial"/>
        </w:rPr>
        <w:t xml:space="preserve"> 2</w:t>
      </w:r>
    </w:p>
    <w:p w14:paraId="639F2B92" w14:textId="77777777" w:rsidR="00AD404E" w:rsidRPr="00923C43" w:rsidRDefault="00F470A2" w:rsidP="005963B9">
      <w:pPr>
        <w:spacing w:after="0" w:line="259" w:lineRule="auto"/>
        <w:ind w:left="0" w:right="654" w:firstLine="0"/>
        <w:jc w:val="right"/>
      </w:pPr>
      <w:r w:rsidRPr="00923C43">
        <w:rPr>
          <w:rFonts w:eastAsia="Calibri"/>
        </w:rPr>
        <w:t xml:space="preserve"> </w:t>
      </w:r>
    </w:p>
    <w:sectPr w:rsidR="00AD404E" w:rsidRPr="00923C43">
      <w:pgSz w:w="11906" w:h="16838"/>
      <w:pgMar w:top="308" w:right="1264" w:bottom="706" w:left="809"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2008F" w14:textId="77777777" w:rsidR="00892F7A" w:rsidRDefault="00892F7A" w:rsidP="00ED5F8A">
      <w:pPr>
        <w:spacing w:after="0" w:line="240" w:lineRule="auto"/>
      </w:pPr>
      <w:r>
        <w:separator/>
      </w:r>
    </w:p>
  </w:endnote>
  <w:endnote w:type="continuationSeparator" w:id="0">
    <w:p w14:paraId="088D85DE" w14:textId="77777777" w:rsidR="00892F7A" w:rsidRDefault="00892F7A" w:rsidP="00ED5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5C385" w14:textId="77777777" w:rsidR="00892F7A" w:rsidRDefault="00892F7A" w:rsidP="00ED5F8A">
      <w:pPr>
        <w:spacing w:after="0" w:line="240" w:lineRule="auto"/>
      </w:pPr>
      <w:r>
        <w:separator/>
      </w:r>
    </w:p>
  </w:footnote>
  <w:footnote w:type="continuationSeparator" w:id="0">
    <w:p w14:paraId="07541EFE" w14:textId="77777777" w:rsidR="00892F7A" w:rsidRDefault="00892F7A" w:rsidP="00ED5F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DA2"/>
    <w:multiLevelType w:val="multilevel"/>
    <w:tmpl w:val="F31AE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D3B4A"/>
    <w:multiLevelType w:val="multilevel"/>
    <w:tmpl w:val="8056F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53000"/>
    <w:multiLevelType w:val="multilevel"/>
    <w:tmpl w:val="6B8EB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017DE4"/>
    <w:multiLevelType w:val="multilevel"/>
    <w:tmpl w:val="D7E4F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8D5DAC"/>
    <w:multiLevelType w:val="multilevel"/>
    <w:tmpl w:val="A4865A9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4D139A4"/>
    <w:multiLevelType w:val="multilevel"/>
    <w:tmpl w:val="FD58D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EF31AB"/>
    <w:multiLevelType w:val="multilevel"/>
    <w:tmpl w:val="3F18E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E7764D"/>
    <w:multiLevelType w:val="multilevel"/>
    <w:tmpl w:val="5C966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5C1650"/>
    <w:multiLevelType w:val="multilevel"/>
    <w:tmpl w:val="7DA6C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AF0598"/>
    <w:multiLevelType w:val="multilevel"/>
    <w:tmpl w:val="8820B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5019EC"/>
    <w:multiLevelType w:val="multilevel"/>
    <w:tmpl w:val="3482D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C943BA"/>
    <w:multiLevelType w:val="multilevel"/>
    <w:tmpl w:val="CDC80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CC2AA9"/>
    <w:multiLevelType w:val="multilevel"/>
    <w:tmpl w:val="99CA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220683"/>
    <w:multiLevelType w:val="hybridMultilevel"/>
    <w:tmpl w:val="00CCDBB6"/>
    <w:lvl w:ilvl="0" w:tplc="61EC19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9C8538">
      <w:start w:val="1"/>
      <w:numFmt w:val="decimal"/>
      <w:lvlText w:val="%2."/>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D25B74">
      <w:start w:val="1"/>
      <w:numFmt w:val="lowerRoman"/>
      <w:lvlText w:val="%3"/>
      <w:lvlJc w:val="left"/>
      <w:pPr>
        <w:ind w:left="1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569072">
      <w:start w:val="1"/>
      <w:numFmt w:val="decimal"/>
      <w:lvlText w:val="%4"/>
      <w:lvlJc w:val="left"/>
      <w:pPr>
        <w:ind w:left="2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426B20">
      <w:start w:val="1"/>
      <w:numFmt w:val="lowerLetter"/>
      <w:lvlText w:val="%5"/>
      <w:lvlJc w:val="left"/>
      <w:pPr>
        <w:ind w:left="2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B6F426">
      <w:start w:val="1"/>
      <w:numFmt w:val="lowerRoman"/>
      <w:lvlText w:val="%6"/>
      <w:lvlJc w:val="left"/>
      <w:pPr>
        <w:ind w:left="3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F04952">
      <w:start w:val="1"/>
      <w:numFmt w:val="decimal"/>
      <w:lvlText w:val="%7"/>
      <w:lvlJc w:val="left"/>
      <w:pPr>
        <w:ind w:left="4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0EAC46">
      <w:start w:val="1"/>
      <w:numFmt w:val="lowerLetter"/>
      <w:lvlText w:val="%8"/>
      <w:lvlJc w:val="left"/>
      <w:pPr>
        <w:ind w:left="4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481AF6">
      <w:start w:val="1"/>
      <w:numFmt w:val="lowerRoman"/>
      <w:lvlText w:val="%9"/>
      <w:lvlJc w:val="left"/>
      <w:pPr>
        <w:ind w:left="5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2642115"/>
    <w:multiLevelType w:val="hybridMultilevel"/>
    <w:tmpl w:val="C1AA4D78"/>
    <w:lvl w:ilvl="0" w:tplc="59B6F54A">
      <w:start w:val="1"/>
      <w:numFmt w:val="bullet"/>
      <w:lvlText w:val="•"/>
      <w:lvlJc w:val="left"/>
      <w:pPr>
        <w:ind w:left="720" w:hanging="360"/>
      </w:pPr>
    </w:lvl>
    <w:lvl w:ilvl="1" w:tplc="CB88991C">
      <w:start w:val="1"/>
      <w:numFmt w:val="decimal"/>
      <w:lvlText w:val="○"/>
      <w:lvlJc w:val="left"/>
      <w:pPr>
        <w:ind w:left="1440" w:hanging="360"/>
      </w:pPr>
    </w:lvl>
    <w:lvl w:ilvl="2" w:tplc="49A26488">
      <w:start w:val="1"/>
      <w:numFmt w:val="decimal"/>
      <w:lvlText w:val="■"/>
      <w:lvlJc w:val="left"/>
      <w:pPr>
        <w:ind w:left="2160" w:hanging="360"/>
      </w:pPr>
    </w:lvl>
    <w:lvl w:ilvl="3" w:tplc="1CC4CC7E">
      <w:start w:val="1"/>
      <w:numFmt w:val="bullet"/>
      <w:lvlText w:val="•"/>
      <w:lvlJc w:val="left"/>
      <w:pPr>
        <w:ind w:left="2880" w:hanging="360"/>
      </w:pPr>
    </w:lvl>
    <w:lvl w:ilvl="4" w:tplc="73FCEA7A">
      <w:start w:val="1"/>
      <w:numFmt w:val="decimal"/>
      <w:lvlText w:val="○"/>
      <w:lvlJc w:val="left"/>
      <w:pPr>
        <w:ind w:left="3600" w:hanging="360"/>
      </w:pPr>
    </w:lvl>
    <w:lvl w:ilvl="5" w:tplc="08EC93DE">
      <w:start w:val="1"/>
      <w:numFmt w:val="decimal"/>
      <w:lvlText w:val="■"/>
      <w:lvlJc w:val="left"/>
      <w:pPr>
        <w:ind w:left="4320" w:hanging="360"/>
      </w:pPr>
    </w:lvl>
    <w:lvl w:ilvl="6" w:tplc="23803FD2">
      <w:start w:val="1"/>
      <w:numFmt w:val="bullet"/>
      <w:lvlText w:val="•"/>
      <w:lvlJc w:val="left"/>
      <w:pPr>
        <w:ind w:left="5040" w:hanging="360"/>
      </w:pPr>
    </w:lvl>
    <w:lvl w:ilvl="7" w:tplc="D9FE8F9E">
      <w:start w:val="1"/>
      <w:numFmt w:val="decimal"/>
      <w:lvlText w:val="○"/>
      <w:lvlJc w:val="left"/>
      <w:pPr>
        <w:ind w:left="5760" w:hanging="360"/>
      </w:pPr>
    </w:lvl>
    <w:lvl w:ilvl="8" w:tplc="32704C20">
      <w:start w:val="1"/>
      <w:numFmt w:val="decimal"/>
      <w:lvlText w:val="■"/>
      <w:lvlJc w:val="left"/>
      <w:pPr>
        <w:ind w:left="6480" w:hanging="360"/>
      </w:pPr>
    </w:lvl>
  </w:abstractNum>
  <w:abstractNum w:abstractNumId="15" w15:restartNumberingAfterBreak="0">
    <w:nsid w:val="239A76DE"/>
    <w:multiLevelType w:val="multilevel"/>
    <w:tmpl w:val="D5A84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AD4321"/>
    <w:multiLevelType w:val="multilevel"/>
    <w:tmpl w:val="FE20B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0C16F2"/>
    <w:multiLevelType w:val="multilevel"/>
    <w:tmpl w:val="CA3A9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946581"/>
    <w:multiLevelType w:val="multilevel"/>
    <w:tmpl w:val="A132A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677CCD"/>
    <w:multiLevelType w:val="multilevel"/>
    <w:tmpl w:val="1A429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791995"/>
    <w:multiLevelType w:val="multilevel"/>
    <w:tmpl w:val="2F040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785DE8"/>
    <w:multiLevelType w:val="multilevel"/>
    <w:tmpl w:val="B21EA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A838E8"/>
    <w:multiLevelType w:val="multilevel"/>
    <w:tmpl w:val="D2F45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A84349"/>
    <w:multiLevelType w:val="hybridMultilevel"/>
    <w:tmpl w:val="2BF0041E"/>
    <w:lvl w:ilvl="0" w:tplc="691A63B4">
      <w:start w:val="1"/>
      <w:numFmt w:val="bullet"/>
      <w:lvlText w:val="•"/>
      <w:lvlJc w:val="left"/>
      <w:pPr>
        <w:ind w:left="720" w:hanging="360"/>
      </w:pPr>
    </w:lvl>
    <w:lvl w:ilvl="1" w:tplc="6BF2B21C">
      <w:start w:val="1"/>
      <w:numFmt w:val="decimal"/>
      <w:lvlText w:val="○"/>
      <w:lvlJc w:val="left"/>
      <w:pPr>
        <w:ind w:left="1440" w:hanging="360"/>
      </w:pPr>
    </w:lvl>
    <w:lvl w:ilvl="2" w:tplc="4C98E04C">
      <w:start w:val="1"/>
      <w:numFmt w:val="decimal"/>
      <w:lvlText w:val="■"/>
      <w:lvlJc w:val="left"/>
      <w:pPr>
        <w:ind w:left="2160" w:hanging="360"/>
      </w:pPr>
    </w:lvl>
    <w:lvl w:ilvl="3" w:tplc="69CC3DAE">
      <w:start w:val="1"/>
      <w:numFmt w:val="bullet"/>
      <w:lvlText w:val="•"/>
      <w:lvlJc w:val="left"/>
      <w:pPr>
        <w:ind w:left="2880" w:hanging="360"/>
      </w:pPr>
    </w:lvl>
    <w:lvl w:ilvl="4" w:tplc="A7DE6B46">
      <w:start w:val="1"/>
      <w:numFmt w:val="decimal"/>
      <w:lvlText w:val="○"/>
      <w:lvlJc w:val="left"/>
      <w:pPr>
        <w:ind w:left="3600" w:hanging="360"/>
      </w:pPr>
    </w:lvl>
    <w:lvl w:ilvl="5" w:tplc="F092D636">
      <w:start w:val="1"/>
      <w:numFmt w:val="decimal"/>
      <w:lvlText w:val="■"/>
      <w:lvlJc w:val="left"/>
      <w:pPr>
        <w:ind w:left="4320" w:hanging="360"/>
      </w:pPr>
    </w:lvl>
    <w:lvl w:ilvl="6" w:tplc="68D418C2">
      <w:start w:val="1"/>
      <w:numFmt w:val="bullet"/>
      <w:lvlText w:val="•"/>
      <w:lvlJc w:val="left"/>
      <w:pPr>
        <w:ind w:left="5040" w:hanging="360"/>
      </w:pPr>
    </w:lvl>
    <w:lvl w:ilvl="7" w:tplc="28CEF11C">
      <w:start w:val="1"/>
      <w:numFmt w:val="decimal"/>
      <w:lvlText w:val="○"/>
      <w:lvlJc w:val="left"/>
      <w:pPr>
        <w:ind w:left="5760" w:hanging="360"/>
      </w:pPr>
    </w:lvl>
    <w:lvl w:ilvl="8" w:tplc="3DBA6D6C">
      <w:start w:val="1"/>
      <w:numFmt w:val="decimal"/>
      <w:lvlText w:val="■"/>
      <w:lvlJc w:val="left"/>
      <w:pPr>
        <w:ind w:left="6480" w:hanging="360"/>
      </w:pPr>
    </w:lvl>
  </w:abstractNum>
  <w:abstractNum w:abstractNumId="24" w15:restartNumberingAfterBreak="0">
    <w:nsid w:val="33BC5E9D"/>
    <w:multiLevelType w:val="multilevel"/>
    <w:tmpl w:val="0E927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56091F"/>
    <w:multiLevelType w:val="multilevel"/>
    <w:tmpl w:val="4052E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B7795E"/>
    <w:multiLevelType w:val="multilevel"/>
    <w:tmpl w:val="996C3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690A1C"/>
    <w:multiLevelType w:val="multilevel"/>
    <w:tmpl w:val="F8100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9B0810"/>
    <w:multiLevelType w:val="hybridMultilevel"/>
    <w:tmpl w:val="04A68EF8"/>
    <w:lvl w:ilvl="0" w:tplc="53FEB226">
      <w:start w:val="1"/>
      <w:numFmt w:val="bullet"/>
      <w:lvlText w:val="•"/>
      <w:lvlJc w:val="left"/>
      <w:pPr>
        <w:ind w:left="720" w:hanging="360"/>
      </w:pPr>
    </w:lvl>
    <w:lvl w:ilvl="1" w:tplc="F9EA0F72">
      <w:start w:val="1"/>
      <w:numFmt w:val="decimal"/>
      <w:lvlText w:val="○"/>
      <w:lvlJc w:val="left"/>
      <w:pPr>
        <w:ind w:left="1440" w:hanging="360"/>
      </w:pPr>
    </w:lvl>
    <w:lvl w:ilvl="2" w:tplc="0670440C">
      <w:start w:val="1"/>
      <w:numFmt w:val="decimal"/>
      <w:lvlText w:val="■"/>
      <w:lvlJc w:val="left"/>
      <w:pPr>
        <w:ind w:left="2160" w:hanging="360"/>
      </w:pPr>
    </w:lvl>
    <w:lvl w:ilvl="3" w:tplc="E2B492B6">
      <w:start w:val="1"/>
      <w:numFmt w:val="bullet"/>
      <w:lvlText w:val="•"/>
      <w:lvlJc w:val="left"/>
      <w:pPr>
        <w:ind w:left="2880" w:hanging="360"/>
      </w:pPr>
    </w:lvl>
    <w:lvl w:ilvl="4" w:tplc="F8D6AD10">
      <w:start w:val="1"/>
      <w:numFmt w:val="decimal"/>
      <w:lvlText w:val="○"/>
      <w:lvlJc w:val="left"/>
      <w:pPr>
        <w:ind w:left="3600" w:hanging="360"/>
      </w:pPr>
    </w:lvl>
    <w:lvl w:ilvl="5" w:tplc="D884FD12">
      <w:start w:val="1"/>
      <w:numFmt w:val="decimal"/>
      <w:lvlText w:val="■"/>
      <w:lvlJc w:val="left"/>
      <w:pPr>
        <w:ind w:left="4320" w:hanging="360"/>
      </w:pPr>
    </w:lvl>
    <w:lvl w:ilvl="6" w:tplc="606CAED8">
      <w:start w:val="1"/>
      <w:numFmt w:val="bullet"/>
      <w:lvlText w:val="•"/>
      <w:lvlJc w:val="left"/>
      <w:pPr>
        <w:ind w:left="5040" w:hanging="360"/>
      </w:pPr>
    </w:lvl>
    <w:lvl w:ilvl="7" w:tplc="39C0DAA8">
      <w:start w:val="1"/>
      <w:numFmt w:val="decimal"/>
      <w:lvlText w:val="○"/>
      <w:lvlJc w:val="left"/>
      <w:pPr>
        <w:ind w:left="5760" w:hanging="360"/>
      </w:pPr>
    </w:lvl>
    <w:lvl w:ilvl="8" w:tplc="1454465C">
      <w:start w:val="1"/>
      <w:numFmt w:val="decimal"/>
      <w:lvlText w:val="■"/>
      <w:lvlJc w:val="left"/>
      <w:pPr>
        <w:ind w:left="6480" w:hanging="360"/>
      </w:pPr>
    </w:lvl>
  </w:abstractNum>
  <w:abstractNum w:abstractNumId="29" w15:restartNumberingAfterBreak="0">
    <w:nsid w:val="3B142436"/>
    <w:multiLevelType w:val="multilevel"/>
    <w:tmpl w:val="A87C21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3C6A6676"/>
    <w:multiLevelType w:val="multilevel"/>
    <w:tmpl w:val="00840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5A25DA"/>
    <w:multiLevelType w:val="multilevel"/>
    <w:tmpl w:val="9D9C1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8502E8"/>
    <w:multiLevelType w:val="hybridMultilevel"/>
    <w:tmpl w:val="349469F0"/>
    <w:lvl w:ilvl="0" w:tplc="B074F32A">
      <w:start w:val="1"/>
      <w:numFmt w:val="decimal"/>
      <w:lvlText w:val="%1"/>
      <w:lvlJc w:val="left"/>
      <w:pPr>
        <w:ind w:left="360"/>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1" w:tplc="349A7762">
      <w:start w:val="1"/>
      <w:numFmt w:val="lowerLetter"/>
      <w:lvlText w:val="%2"/>
      <w:lvlJc w:val="left"/>
      <w:pPr>
        <w:ind w:left="599"/>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2" w:tplc="54549FE4">
      <w:start w:val="2"/>
      <w:numFmt w:val="hebrew1"/>
      <w:lvlRestart w:val="0"/>
      <w:lvlText w:val="%3."/>
      <w:lvlJc w:val="left"/>
      <w:pPr>
        <w:ind w:left="716"/>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3" w:tplc="9CF049C4">
      <w:start w:val="1"/>
      <w:numFmt w:val="decimal"/>
      <w:lvlText w:val="%4"/>
      <w:lvlJc w:val="left"/>
      <w:pPr>
        <w:ind w:left="1558"/>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4" w:tplc="68421822">
      <w:start w:val="1"/>
      <w:numFmt w:val="lowerLetter"/>
      <w:lvlText w:val="%5"/>
      <w:lvlJc w:val="left"/>
      <w:pPr>
        <w:ind w:left="2278"/>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5" w:tplc="56485D5C">
      <w:start w:val="1"/>
      <w:numFmt w:val="lowerRoman"/>
      <w:lvlText w:val="%6"/>
      <w:lvlJc w:val="left"/>
      <w:pPr>
        <w:ind w:left="2998"/>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6" w:tplc="1A745D46">
      <w:start w:val="1"/>
      <w:numFmt w:val="decimal"/>
      <w:lvlText w:val="%7"/>
      <w:lvlJc w:val="left"/>
      <w:pPr>
        <w:ind w:left="3718"/>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7" w:tplc="E4A2CEF8">
      <w:start w:val="1"/>
      <w:numFmt w:val="lowerLetter"/>
      <w:lvlText w:val="%8"/>
      <w:lvlJc w:val="left"/>
      <w:pPr>
        <w:ind w:left="4438"/>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8" w:tplc="BDA03A0C">
      <w:start w:val="1"/>
      <w:numFmt w:val="lowerRoman"/>
      <w:lvlText w:val="%9"/>
      <w:lvlJc w:val="left"/>
      <w:pPr>
        <w:ind w:left="5158"/>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5395247"/>
    <w:multiLevelType w:val="multilevel"/>
    <w:tmpl w:val="72BE7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460B63"/>
    <w:multiLevelType w:val="multilevel"/>
    <w:tmpl w:val="26BC4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7926A3"/>
    <w:multiLevelType w:val="multilevel"/>
    <w:tmpl w:val="D1AC5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1B765F"/>
    <w:multiLevelType w:val="multilevel"/>
    <w:tmpl w:val="CBA4D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1E5B11"/>
    <w:multiLevelType w:val="multilevel"/>
    <w:tmpl w:val="B296A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834EBC"/>
    <w:multiLevelType w:val="multilevel"/>
    <w:tmpl w:val="6A1AC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3105B06"/>
    <w:multiLevelType w:val="multilevel"/>
    <w:tmpl w:val="65700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85447E"/>
    <w:multiLevelType w:val="hybridMultilevel"/>
    <w:tmpl w:val="959E6C4E"/>
    <w:lvl w:ilvl="0" w:tplc="FFFFFFFF">
      <w:start w:val="1"/>
      <w:numFmt w:val="decimal"/>
      <w:lvlText w:val="%1."/>
      <w:lvlJc w:val="left"/>
      <w:pPr>
        <w:ind w:left="4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FFFFFFF">
      <w:start w:val="1"/>
      <w:numFmt w:val="hebrew1"/>
      <w:lvlText w:val="%2."/>
      <w:lvlJc w:val="left"/>
      <w:pPr>
        <w:ind w:left="904"/>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534"/>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254"/>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974"/>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694"/>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414"/>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134"/>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854"/>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572F7DAB"/>
    <w:multiLevelType w:val="multilevel"/>
    <w:tmpl w:val="D4EA9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943330"/>
    <w:multiLevelType w:val="multilevel"/>
    <w:tmpl w:val="DB561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AB7CC4"/>
    <w:multiLevelType w:val="multilevel"/>
    <w:tmpl w:val="68F4E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8C6192"/>
    <w:multiLevelType w:val="multilevel"/>
    <w:tmpl w:val="CB6ED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E9666C6"/>
    <w:multiLevelType w:val="hybridMultilevel"/>
    <w:tmpl w:val="F570955C"/>
    <w:lvl w:ilvl="0" w:tplc="7950665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D8F526">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BE8B5BE">
      <w:start w:val="1"/>
      <w:numFmt w:val="bullet"/>
      <w:lvlText w:val="▪"/>
      <w:lvlJc w:val="left"/>
      <w:pPr>
        <w:ind w:left="13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6C8CAF6">
      <w:start w:val="1"/>
      <w:numFmt w:val="bullet"/>
      <w:lvlText w:val="•"/>
      <w:lvlJc w:val="left"/>
      <w:pPr>
        <w:ind w:left="2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F69CEC">
      <w:start w:val="1"/>
      <w:numFmt w:val="bullet"/>
      <w:lvlText w:val="o"/>
      <w:lvlJc w:val="left"/>
      <w:pPr>
        <w:ind w:left="28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F5A1C26">
      <w:start w:val="1"/>
      <w:numFmt w:val="bullet"/>
      <w:lvlText w:val="▪"/>
      <w:lvlJc w:val="left"/>
      <w:pPr>
        <w:ind w:left="3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BF22AFC">
      <w:start w:val="1"/>
      <w:numFmt w:val="bullet"/>
      <w:lvlText w:val="•"/>
      <w:lvlJc w:val="left"/>
      <w:pPr>
        <w:ind w:left="4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0A18DA">
      <w:start w:val="1"/>
      <w:numFmt w:val="bullet"/>
      <w:lvlText w:val="o"/>
      <w:lvlJc w:val="left"/>
      <w:pPr>
        <w:ind w:left="4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40848E8">
      <w:start w:val="1"/>
      <w:numFmt w:val="bullet"/>
      <w:lvlText w:val="▪"/>
      <w:lvlJc w:val="left"/>
      <w:pPr>
        <w:ind w:left="5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636030F9"/>
    <w:multiLevelType w:val="multilevel"/>
    <w:tmpl w:val="0B344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B27FB0"/>
    <w:multiLevelType w:val="multilevel"/>
    <w:tmpl w:val="94228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2C475C"/>
    <w:multiLevelType w:val="multilevel"/>
    <w:tmpl w:val="96721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6C015CD"/>
    <w:multiLevelType w:val="multilevel"/>
    <w:tmpl w:val="021AE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732393E"/>
    <w:multiLevelType w:val="multilevel"/>
    <w:tmpl w:val="98509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76E2A84"/>
    <w:multiLevelType w:val="multilevel"/>
    <w:tmpl w:val="8D00E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D91785"/>
    <w:multiLevelType w:val="multilevel"/>
    <w:tmpl w:val="1158B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CD182B"/>
    <w:multiLevelType w:val="multilevel"/>
    <w:tmpl w:val="D41E2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B2F389E"/>
    <w:multiLevelType w:val="multilevel"/>
    <w:tmpl w:val="81CAA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BA266A3"/>
    <w:multiLevelType w:val="multilevel"/>
    <w:tmpl w:val="77847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BAC78DE"/>
    <w:multiLevelType w:val="multilevel"/>
    <w:tmpl w:val="6BB2E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BEC09F9"/>
    <w:multiLevelType w:val="multilevel"/>
    <w:tmpl w:val="97D08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D3E3B2D"/>
    <w:multiLevelType w:val="multilevel"/>
    <w:tmpl w:val="D422B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DA05B6A"/>
    <w:multiLevelType w:val="multilevel"/>
    <w:tmpl w:val="906C1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DEB20A2"/>
    <w:multiLevelType w:val="multilevel"/>
    <w:tmpl w:val="5846F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20337A6"/>
    <w:multiLevelType w:val="hybridMultilevel"/>
    <w:tmpl w:val="D89C8EFA"/>
    <w:lvl w:ilvl="0" w:tplc="9BD828F2">
      <w:start w:val="1"/>
      <w:numFmt w:val="decimal"/>
      <w:lvlText w:val="%1."/>
      <w:lvlJc w:val="left"/>
      <w:pPr>
        <w:ind w:left="406"/>
      </w:pPr>
      <w:rPr>
        <w:rFonts w:ascii="David" w:eastAsia="Times New Roman" w:hAnsi="David" w:cs="David" w:hint="default"/>
        <w:b/>
        <w:bCs/>
        <w:i w:val="0"/>
        <w:strike w:val="0"/>
        <w:dstrike w:val="0"/>
        <w:color w:val="000000"/>
        <w:sz w:val="24"/>
        <w:szCs w:val="24"/>
        <w:u w:val="none" w:color="000000"/>
        <w:bdr w:val="none" w:sz="0" w:space="0" w:color="auto"/>
        <w:shd w:val="clear" w:color="auto" w:fill="auto"/>
        <w:vertAlign w:val="baseline"/>
        <w:lang w:bidi="he-IL"/>
      </w:rPr>
    </w:lvl>
    <w:lvl w:ilvl="1" w:tplc="71C4E2EE">
      <w:start w:val="1"/>
      <w:numFmt w:val="hebrew1"/>
      <w:lvlText w:val="%2."/>
      <w:lvlJc w:val="left"/>
      <w:pPr>
        <w:ind w:left="904"/>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2" w:tplc="67B0423A">
      <w:start w:val="1"/>
      <w:numFmt w:val="lowerRoman"/>
      <w:lvlText w:val="%3"/>
      <w:lvlJc w:val="left"/>
      <w:pPr>
        <w:ind w:left="1534"/>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3" w:tplc="166C86A0">
      <w:start w:val="1"/>
      <w:numFmt w:val="decimal"/>
      <w:lvlText w:val="%4"/>
      <w:lvlJc w:val="left"/>
      <w:pPr>
        <w:ind w:left="2254"/>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4" w:tplc="1C5C49C4">
      <w:start w:val="1"/>
      <w:numFmt w:val="lowerLetter"/>
      <w:lvlText w:val="%5"/>
      <w:lvlJc w:val="left"/>
      <w:pPr>
        <w:ind w:left="2974"/>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5" w:tplc="77A472CA">
      <w:start w:val="1"/>
      <w:numFmt w:val="lowerRoman"/>
      <w:lvlText w:val="%6"/>
      <w:lvlJc w:val="left"/>
      <w:pPr>
        <w:ind w:left="3694"/>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6" w:tplc="0F489932">
      <w:start w:val="1"/>
      <w:numFmt w:val="decimal"/>
      <w:lvlText w:val="%7"/>
      <w:lvlJc w:val="left"/>
      <w:pPr>
        <w:ind w:left="4414"/>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7" w:tplc="ADB6D554">
      <w:start w:val="1"/>
      <w:numFmt w:val="lowerLetter"/>
      <w:lvlText w:val="%8"/>
      <w:lvlJc w:val="left"/>
      <w:pPr>
        <w:ind w:left="5134"/>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lvl w:ilvl="8" w:tplc="791ED3AA">
      <w:start w:val="1"/>
      <w:numFmt w:val="lowerRoman"/>
      <w:lvlText w:val="%9"/>
      <w:lvlJc w:val="left"/>
      <w:pPr>
        <w:ind w:left="5854"/>
      </w:pPr>
      <w:rPr>
        <w:rFonts w:ascii="David" w:eastAsia="David" w:hAnsi="David" w:cs="David"/>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7920201C"/>
    <w:multiLevelType w:val="multilevel"/>
    <w:tmpl w:val="0BAC1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AC52116"/>
    <w:multiLevelType w:val="multilevel"/>
    <w:tmpl w:val="1F08E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FD31268"/>
    <w:multiLevelType w:val="multilevel"/>
    <w:tmpl w:val="BF501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2409318">
    <w:abstractNumId w:val="61"/>
  </w:num>
  <w:num w:numId="2" w16cid:durableId="1690449043">
    <w:abstractNumId w:val="32"/>
  </w:num>
  <w:num w:numId="3" w16cid:durableId="610402600">
    <w:abstractNumId w:val="13"/>
  </w:num>
  <w:num w:numId="4" w16cid:durableId="1072315481">
    <w:abstractNumId w:val="45"/>
  </w:num>
  <w:num w:numId="5" w16cid:durableId="1253582963">
    <w:abstractNumId w:val="28"/>
  </w:num>
  <w:num w:numId="6" w16cid:durableId="1417480225">
    <w:abstractNumId w:val="4"/>
  </w:num>
  <w:num w:numId="7" w16cid:durableId="183834684">
    <w:abstractNumId w:val="23"/>
  </w:num>
  <w:num w:numId="8" w16cid:durableId="887956326">
    <w:abstractNumId w:val="29"/>
  </w:num>
  <w:num w:numId="9" w16cid:durableId="1197347431">
    <w:abstractNumId w:val="14"/>
  </w:num>
  <w:num w:numId="10" w16cid:durableId="1635476871">
    <w:abstractNumId w:val="40"/>
  </w:num>
  <w:num w:numId="11" w16cid:durableId="679164080">
    <w:abstractNumId w:val="6"/>
  </w:num>
  <w:num w:numId="12" w16cid:durableId="399332935">
    <w:abstractNumId w:val="1"/>
  </w:num>
  <w:num w:numId="13" w16cid:durableId="1336179583">
    <w:abstractNumId w:val="8"/>
  </w:num>
  <w:num w:numId="14" w16cid:durableId="104732699">
    <w:abstractNumId w:val="36"/>
  </w:num>
  <w:num w:numId="15" w16cid:durableId="989167588">
    <w:abstractNumId w:val="62"/>
  </w:num>
  <w:num w:numId="16" w16cid:durableId="896287000">
    <w:abstractNumId w:val="44"/>
  </w:num>
  <w:num w:numId="17" w16cid:durableId="48959794">
    <w:abstractNumId w:val="10"/>
  </w:num>
  <w:num w:numId="18" w16cid:durableId="876888705">
    <w:abstractNumId w:val="53"/>
  </w:num>
  <w:num w:numId="19" w16cid:durableId="1984770207">
    <w:abstractNumId w:val="0"/>
  </w:num>
  <w:num w:numId="20" w16cid:durableId="1020158943">
    <w:abstractNumId w:val="49"/>
  </w:num>
  <w:num w:numId="21" w16cid:durableId="889536955">
    <w:abstractNumId w:val="15"/>
  </w:num>
  <w:num w:numId="22" w16cid:durableId="902833985">
    <w:abstractNumId w:val="42"/>
  </w:num>
  <w:num w:numId="23" w16cid:durableId="681324023">
    <w:abstractNumId w:val="33"/>
  </w:num>
  <w:num w:numId="24" w16cid:durableId="858929941">
    <w:abstractNumId w:val="35"/>
  </w:num>
  <w:num w:numId="25" w16cid:durableId="1328443060">
    <w:abstractNumId w:val="51"/>
  </w:num>
  <w:num w:numId="26" w16cid:durableId="1302031597">
    <w:abstractNumId w:val="52"/>
  </w:num>
  <w:num w:numId="27" w16cid:durableId="1316183040">
    <w:abstractNumId w:val="55"/>
  </w:num>
  <w:num w:numId="28" w16cid:durableId="1200437162">
    <w:abstractNumId w:val="27"/>
  </w:num>
  <w:num w:numId="29" w16cid:durableId="245381440">
    <w:abstractNumId w:val="7"/>
  </w:num>
  <w:num w:numId="30" w16cid:durableId="1264655750">
    <w:abstractNumId w:val="9"/>
  </w:num>
  <w:num w:numId="31" w16cid:durableId="827867306">
    <w:abstractNumId w:val="24"/>
  </w:num>
  <w:num w:numId="32" w16cid:durableId="109865209">
    <w:abstractNumId w:val="34"/>
  </w:num>
  <w:num w:numId="33" w16cid:durableId="1218587808">
    <w:abstractNumId w:val="41"/>
  </w:num>
  <w:num w:numId="34" w16cid:durableId="1504205925">
    <w:abstractNumId w:val="56"/>
  </w:num>
  <w:num w:numId="35" w16cid:durableId="1352220842">
    <w:abstractNumId w:val="21"/>
  </w:num>
  <w:num w:numId="36" w16cid:durableId="350642330">
    <w:abstractNumId w:val="48"/>
  </w:num>
  <w:num w:numId="37" w16cid:durableId="1871259336">
    <w:abstractNumId w:val="38"/>
  </w:num>
  <w:num w:numId="38" w16cid:durableId="677511492">
    <w:abstractNumId w:val="16"/>
  </w:num>
  <w:num w:numId="39" w16cid:durableId="722215155">
    <w:abstractNumId w:val="12"/>
  </w:num>
  <w:num w:numId="40" w16cid:durableId="1796366507">
    <w:abstractNumId w:val="2"/>
  </w:num>
  <w:num w:numId="41" w16cid:durableId="899945337">
    <w:abstractNumId w:val="30"/>
  </w:num>
  <w:num w:numId="42" w16cid:durableId="539366536">
    <w:abstractNumId w:val="25"/>
  </w:num>
  <w:num w:numId="43" w16cid:durableId="1754207731">
    <w:abstractNumId w:val="54"/>
  </w:num>
  <w:num w:numId="44" w16cid:durableId="388651774">
    <w:abstractNumId w:val="43"/>
  </w:num>
  <w:num w:numId="45" w16cid:durableId="622418444">
    <w:abstractNumId w:val="59"/>
  </w:num>
  <w:num w:numId="46" w16cid:durableId="416828578">
    <w:abstractNumId w:val="22"/>
  </w:num>
  <w:num w:numId="47" w16cid:durableId="524489675">
    <w:abstractNumId w:val="47"/>
  </w:num>
  <w:num w:numId="48" w16cid:durableId="741952981">
    <w:abstractNumId w:val="31"/>
  </w:num>
  <w:num w:numId="49" w16cid:durableId="56317510">
    <w:abstractNumId w:val="20"/>
  </w:num>
  <w:num w:numId="50" w16cid:durableId="1336298325">
    <w:abstractNumId w:val="11"/>
  </w:num>
  <w:num w:numId="51" w16cid:durableId="221865331">
    <w:abstractNumId w:val="26"/>
  </w:num>
  <w:num w:numId="52" w16cid:durableId="629821949">
    <w:abstractNumId w:val="17"/>
  </w:num>
  <w:num w:numId="53" w16cid:durableId="2136022531">
    <w:abstractNumId w:val="58"/>
  </w:num>
  <w:num w:numId="54" w16cid:durableId="1475486873">
    <w:abstractNumId w:val="5"/>
  </w:num>
  <w:num w:numId="55" w16cid:durableId="1274824958">
    <w:abstractNumId w:val="19"/>
  </w:num>
  <w:num w:numId="56" w16cid:durableId="461773538">
    <w:abstractNumId w:val="64"/>
  </w:num>
  <w:num w:numId="57" w16cid:durableId="1178928333">
    <w:abstractNumId w:val="3"/>
  </w:num>
  <w:num w:numId="58" w16cid:durableId="144587694">
    <w:abstractNumId w:val="57"/>
  </w:num>
  <w:num w:numId="59" w16cid:durableId="2018464728">
    <w:abstractNumId w:val="63"/>
  </w:num>
  <w:num w:numId="60" w16cid:durableId="2057849836">
    <w:abstractNumId w:val="46"/>
  </w:num>
  <w:num w:numId="61" w16cid:durableId="710374490">
    <w:abstractNumId w:val="39"/>
  </w:num>
  <w:num w:numId="62" w16cid:durableId="424809100">
    <w:abstractNumId w:val="50"/>
  </w:num>
  <w:num w:numId="63" w16cid:durableId="608008011">
    <w:abstractNumId w:val="18"/>
  </w:num>
  <w:num w:numId="64" w16cid:durableId="972103806">
    <w:abstractNumId w:val="37"/>
  </w:num>
  <w:num w:numId="65" w16cid:durableId="1629121311">
    <w:abstractNumId w:val="6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רותם רותם">
    <w15:presenceInfo w15:providerId="Windows Live" w15:userId="cb3e401dd6296a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04E"/>
    <w:rsid w:val="00001345"/>
    <w:rsid w:val="00035F92"/>
    <w:rsid w:val="0003631C"/>
    <w:rsid w:val="00040081"/>
    <w:rsid w:val="00041CBF"/>
    <w:rsid w:val="0004509A"/>
    <w:rsid w:val="00046AB0"/>
    <w:rsid w:val="000501F9"/>
    <w:rsid w:val="000502FE"/>
    <w:rsid w:val="00057275"/>
    <w:rsid w:val="000663F7"/>
    <w:rsid w:val="00070403"/>
    <w:rsid w:val="00073E7A"/>
    <w:rsid w:val="000960E6"/>
    <w:rsid w:val="00096B18"/>
    <w:rsid w:val="00096B39"/>
    <w:rsid w:val="000A0BD1"/>
    <w:rsid w:val="000A2D95"/>
    <w:rsid w:val="000B2B3B"/>
    <w:rsid w:val="000C26AD"/>
    <w:rsid w:val="000C563F"/>
    <w:rsid w:val="000D53ED"/>
    <w:rsid w:val="000E335B"/>
    <w:rsid w:val="000F32CE"/>
    <w:rsid w:val="00100A84"/>
    <w:rsid w:val="00105E31"/>
    <w:rsid w:val="00112B61"/>
    <w:rsid w:val="00122841"/>
    <w:rsid w:val="0012574D"/>
    <w:rsid w:val="00132CBF"/>
    <w:rsid w:val="00150FB6"/>
    <w:rsid w:val="0015553C"/>
    <w:rsid w:val="00162CA6"/>
    <w:rsid w:val="00167B98"/>
    <w:rsid w:val="001842DA"/>
    <w:rsid w:val="00195662"/>
    <w:rsid w:val="001A090C"/>
    <w:rsid w:val="001A128F"/>
    <w:rsid w:val="001B0CA0"/>
    <w:rsid w:val="001B460B"/>
    <w:rsid w:val="001C7489"/>
    <w:rsid w:val="001D7C3C"/>
    <w:rsid w:val="001F71DF"/>
    <w:rsid w:val="00200E41"/>
    <w:rsid w:val="002042DE"/>
    <w:rsid w:val="002047A6"/>
    <w:rsid w:val="0022061D"/>
    <w:rsid w:val="00223030"/>
    <w:rsid w:val="00240312"/>
    <w:rsid w:val="00246A20"/>
    <w:rsid w:val="0024729F"/>
    <w:rsid w:val="00253E85"/>
    <w:rsid w:val="00256A05"/>
    <w:rsid w:val="0026745D"/>
    <w:rsid w:val="0027281A"/>
    <w:rsid w:val="002917B9"/>
    <w:rsid w:val="002963F8"/>
    <w:rsid w:val="002A7994"/>
    <w:rsid w:val="002B1451"/>
    <w:rsid w:val="002B7BBB"/>
    <w:rsid w:val="002C129F"/>
    <w:rsid w:val="002D2467"/>
    <w:rsid w:val="002D527B"/>
    <w:rsid w:val="002D6BF0"/>
    <w:rsid w:val="002E0994"/>
    <w:rsid w:val="002E2B3E"/>
    <w:rsid w:val="002F2122"/>
    <w:rsid w:val="00300522"/>
    <w:rsid w:val="003124FB"/>
    <w:rsid w:val="003223F1"/>
    <w:rsid w:val="003231D0"/>
    <w:rsid w:val="00326CC0"/>
    <w:rsid w:val="00331D2C"/>
    <w:rsid w:val="00332C8B"/>
    <w:rsid w:val="0034419B"/>
    <w:rsid w:val="00347704"/>
    <w:rsid w:val="003479A1"/>
    <w:rsid w:val="003529B7"/>
    <w:rsid w:val="0035655D"/>
    <w:rsid w:val="00360509"/>
    <w:rsid w:val="00364E1B"/>
    <w:rsid w:val="00364E3C"/>
    <w:rsid w:val="003855AF"/>
    <w:rsid w:val="00385D32"/>
    <w:rsid w:val="00391366"/>
    <w:rsid w:val="0039383B"/>
    <w:rsid w:val="003C3658"/>
    <w:rsid w:val="003D5C62"/>
    <w:rsid w:val="003E448E"/>
    <w:rsid w:val="003E4B2E"/>
    <w:rsid w:val="003F17CD"/>
    <w:rsid w:val="004106E2"/>
    <w:rsid w:val="00417D8A"/>
    <w:rsid w:val="0043215E"/>
    <w:rsid w:val="00440121"/>
    <w:rsid w:val="004408DA"/>
    <w:rsid w:val="00441699"/>
    <w:rsid w:val="00465036"/>
    <w:rsid w:val="00483205"/>
    <w:rsid w:val="00483B7D"/>
    <w:rsid w:val="00485B85"/>
    <w:rsid w:val="004A340E"/>
    <w:rsid w:val="004B35D5"/>
    <w:rsid w:val="004B3C5D"/>
    <w:rsid w:val="004C4EED"/>
    <w:rsid w:val="004D23EA"/>
    <w:rsid w:val="004D367B"/>
    <w:rsid w:val="0051142F"/>
    <w:rsid w:val="00523FBF"/>
    <w:rsid w:val="00540CD6"/>
    <w:rsid w:val="005473C6"/>
    <w:rsid w:val="005560DE"/>
    <w:rsid w:val="005567ED"/>
    <w:rsid w:val="00566F85"/>
    <w:rsid w:val="00570FE5"/>
    <w:rsid w:val="00572F65"/>
    <w:rsid w:val="005733DA"/>
    <w:rsid w:val="005936D2"/>
    <w:rsid w:val="005963B9"/>
    <w:rsid w:val="005A05B2"/>
    <w:rsid w:val="005F65C7"/>
    <w:rsid w:val="006018EB"/>
    <w:rsid w:val="00606971"/>
    <w:rsid w:val="00616878"/>
    <w:rsid w:val="00617263"/>
    <w:rsid w:val="00622B43"/>
    <w:rsid w:val="006323C4"/>
    <w:rsid w:val="006329A2"/>
    <w:rsid w:val="00637A51"/>
    <w:rsid w:val="006519F0"/>
    <w:rsid w:val="00687983"/>
    <w:rsid w:val="006A1D7F"/>
    <w:rsid w:val="006A7DE9"/>
    <w:rsid w:val="006B1AC1"/>
    <w:rsid w:val="006B3D75"/>
    <w:rsid w:val="006B76FF"/>
    <w:rsid w:val="006C559D"/>
    <w:rsid w:val="006F1750"/>
    <w:rsid w:val="00702243"/>
    <w:rsid w:val="007025F0"/>
    <w:rsid w:val="00702815"/>
    <w:rsid w:val="007029CB"/>
    <w:rsid w:val="007055D7"/>
    <w:rsid w:val="007064B1"/>
    <w:rsid w:val="00745CD2"/>
    <w:rsid w:val="007464DD"/>
    <w:rsid w:val="00795F5F"/>
    <w:rsid w:val="007977CC"/>
    <w:rsid w:val="007B2DC2"/>
    <w:rsid w:val="007C466C"/>
    <w:rsid w:val="007D06B7"/>
    <w:rsid w:val="00800310"/>
    <w:rsid w:val="00805F4E"/>
    <w:rsid w:val="00807622"/>
    <w:rsid w:val="00810461"/>
    <w:rsid w:val="00810EDF"/>
    <w:rsid w:val="008174C6"/>
    <w:rsid w:val="00832F38"/>
    <w:rsid w:val="008407EE"/>
    <w:rsid w:val="00850742"/>
    <w:rsid w:val="0086746D"/>
    <w:rsid w:val="00872193"/>
    <w:rsid w:val="00892F7A"/>
    <w:rsid w:val="008A49F8"/>
    <w:rsid w:val="008B2614"/>
    <w:rsid w:val="008B6BD2"/>
    <w:rsid w:val="008D042E"/>
    <w:rsid w:val="008D078C"/>
    <w:rsid w:val="008D151E"/>
    <w:rsid w:val="008D2179"/>
    <w:rsid w:val="008D2ADC"/>
    <w:rsid w:val="008F535A"/>
    <w:rsid w:val="00900CFC"/>
    <w:rsid w:val="00923C43"/>
    <w:rsid w:val="00957B5C"/>
    <w:rsid w:val="009621D8"/>
    <w:rsid w:val="0096418C"/>
    <w:rsid w:val="00965B1E"/>
    <w:rsid w:val="00971B37"/>
    <w:rsid w:val="009738EC"/>
    <w:rsid w:val="009773A4"/>
    <w:rsid w:val="00994E7A"/>
    <w:rsid w:val="009B5960"/>
    <w:rsid w:val="009C5977"/>
    <w:rsid w:val="009D1A9C"/>
    <w:rsid w:val="009D4C0F"/>
    <w:rsid w:val="009F29CE"/>
    <w:rsid w:val="00A06928"/>
    <w:rsid w:val="00A110FE"/>
    <w:rsid w:val="00A120A7"/>
    <w:rsid w:val="00A24028"/>
    <w:rsid w:val="00A25B43"/>
    <w:rsid w:val="00A312F2"/>
    <w:rsid w:val="00A35B06"/>
    <w:rsid w:val="00A45D1E"/>
    <w:rsid w:val="00A47D31"/>
    <w:rsid w:val="00A6615E"/>
    <w:rsid w:val="00A7387C"/>
    <w:rsid w:val="00A845C8"/>
    <w:rsid w:val="00A862B3"/>
    <w:rsid w:val="00A967E2"/>
    <w:rsid w:val="00AA5695"/>
    <w:rsid w:val="00AA70DB"/>
    <w:rsid w:val="00AD370D"/>
    <w:rsid w:val="00AD404E"/>
    <w:rsid w:val="00AD5AB5"/>
    <w:rsid w:val="00AF0DB1"/>
    <w:rsid w:val="00AF13A0"/>
    <w:rsid w:val="00AF3824"/>
    <w:rsid w:val="00B10F0B"/>
    <w:rsid w:val="00B20495"/>
    <w:rsid w:val="00B2299B"/>
    <w:rsid w:val="00B240C5"/>
    <w:rsid w:val="00B37A46"/>
    <w:rsid w:val="00B44963"/>
    <w:rsid w:val="00B45EE1"/>
    <w:rsid w:val="00B528E1"/>
    <w:rsid w:val="00B600EA"/>
    <w:rsid w:val="00B65648"/>
    <w:rsid w:val="00B8101E"/>
    <w:rsid w:val="00B90B84"/>
    <w:rsid w:val="00BD0753"/>
    <w:rsid w:val="00BF0419"/>
    <w:rsid w:val="00C000CD"/>
    <w:rsid w:val="00C1341B"/>
    <w:rsid w:val="00C328E0"/>
    <w:rsid w:val="00C32D17"/>
    <w:rsid w:val="00C40836"/>
    <w:rsid w:val="00C4306D"/>
    <w:rsid w:val="00C64474"/>
    <w:rsid w:val="00C80195"/>
    <w:rsid w:val="00C81289"/>
    <w:rsid w:val="00C87C31"/>
    <w:rsid w:val="00C9413B"/>
    <w:rsid w:val="00C96CC2"/>
    <w:rsid w:val="00CA6F87"/>
    <w:rsid w:val="00CC19CE"/>
    <w:rsid w:val="00CD1676"/>
    <w:rsid w:val="00CD4F5A"/>
    <w:rsid w:val="00CE0FA4"/>
    <w:rsid w:val="00CF42DF"/>
    <w:rsid w:val="00D01FB0"/>
    <w:rsid w:val="00D12CEE"/>
    <w:rsid w:val="00D21B59"/>
    <w:rsid w:val="00D25CA8"/>
    <w:rsid w:val="00D44147"/>
    <w:rsid w:val="00D45B70"/>
    <w:rsid w:val="00D53248"/>
    <w:rsid w:val="00D54EF9"/>
    <w:rsid w:val="00D679E5"/>
    <w:rsid w:val="00D712B8"/>
    <w:rsid w:val="00D72BA5"/>
    <w:rsid w:val="00D7428E"/>
    <w:rsid w:val="00D7618C"/>
    <w:rsid w:val="00D807D0"/>
    <w:rsid w:val="00DA013D"/>
    <w:rsid w:val="00DB64F2"/>
    <w:rsid w:val="00DC4377"/>
    <w:rsid w:val="00DD59A5"/>
    <w:rsid w:val="00DE1346"/>
    <w:rsid w:val="00DE66C6"/>
    <w:rsid w:val="00E21C8B"/>
    <w:rsid w:val="00E450E7"/>
    <w:rsid w:val="00E55596"/>
    <w:rsid w:val="00E57D56"/>
    <w:rsid w:val="00E652FA"/>
    <w:rsid w:val="00E81681"/>
    <w:rsid w:val="00E81B43"/>
    <w:rsid w:val="00E87A40"/>
    <w:rsid w:val="00E94294"/>
    <w:rsid w:val="00EB2E03"/>
    <w:rsid w:val="00EB34F4"/>
    <w:rsid w:val="00EC2E5F"/>
    <w:rsid w:val="00EC5663"/>
    <w:rsid w:val="00ED3E79"/>
    <w:rsid w:val="00ED5F8A"/>
    <w:rsid w:val="00EE52F6"/>
    <w:rsid w:val="00F032BF"/>
    <w:rsid w:val="00F17B2F"/>
    <w:rsid w:val="00F2503C"/>
    <w:rsid w:val="00F2687C"/>
    <w:rsid w:val="00F33EFD"/>
    <w:rsid w:val="00F470A2"/>
    <w:rsid w:val="00F80779"/>
    <w:rsid w:val="00F93513"/>
    <w:rsid w:val="00F94173"/>
    <w:rsid w:val="00FA73C0"/>
    <w:rsid w:val="00FB58CA"/>
    <w:rsid w:val="00FC3534"/>
    <w:rsid w:val="00FD7F8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85B3"/>
  <w15:docId w15:val="{E3A4B2CA-1832-486C-99C7-9BCBE5851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spacing w:after="12" w:line="268" w:lineRule="auto"/>
      <w:ind w:left="565" w:hanging="459"/>
      <w:jc w:val="both"/>
    </w:pPr>
    <w:rPr>
      <w:rFonts w:ascii="David" w:eastAsia="David" w:hAnsi="David" w:cs="David"/>
      <w:color w:val="000000"/>
    </w:rPr>
  </w:style>
  <w:style w:type="paragraph" w:styleId="1">
    <w:name w:val="heading 1"/>
    <w:next w:val="a"/>
    <w:link w:val="10"/>
    <w:uiPriority w:val="9"/>
    <w:qFormat/>
    <w:pPr>
      <w:keepNext/>
      <w:keepLines/>
      <w:bidi/>
      <w:spacing w:after="0" w:line="259" w:lineRule="auto"/>
      <w:ind w:right="90"/>
      <w:jc w:val="center"/>
      <w:outlineLvl w:val="0"/>
    </w:pPr>
    <w:rPr>
      <w:rFonts w:ascii="David" w:eastAsia="David" w:hAnsi="David" w:cs="David"/>
      <w:b/>
      <w:color w:val="FF000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link w:val="1"/>
    <w:rPr>
      <w:rFonts w:ascii="David" w:eastAsia="David" w:hAnsi="David" w:cs="David"/>
      <w:b/>
      <w:color w:val="FF0000"/>
      <w:sz w:val="32"/>
    </w:rPr>
  </w:style>
  <w:style w:type="paragraph" w:styleId="a3">
    <w:name w:val="List Paragraph"/>
    <w:basedOn w:val="a"/>
    <w:uiPriority w:val="34"/>
    <w:qFormat/>
    <w:rsid w:val="000960E6"/>
    <w:pPr>
      <w:ind w:left="720"/>
      <w:contextualSpacing/>
    </w:pPr>
  </w:style>
  <w:style w:type="paragraph" w:styleId="a4">
    <w:name w:val="header"/>
    <w:basedOn w:val="a"/>
    <w:link w:val="a5"/>
    <w:uiPriority w:val="99"/>
    <w:unhideWhenUsed/>
    <w:rsid w:val="00ED5F8A"/>
    <w:pPr>
      <w:tabs>
        <w:tab w:val="center" w:pos="4513"/>
        <w:tab w:val="right" w:pos="9026"/>
      </w:tabs>
      <w:spacing w:after="0" w:line="240" w:lineRule="auto"/>
    </w:pPr>
  </w:style>
  <w:style w:type="character" w:customStyle="1" w:styleId="a5">
    <w:name w:val="כותרת עליונה תו"/>
    <w:basedOn w:val="a0"/>
    <w:link w:val="a4"/>
    <w:uiPriority w:val="99"/>
    <w:rsid w:val="00ED5F8A"/>
    <w:rPr>
      <w:rFonts w:ascii="David" w:eastAsia="David" w:hAnsi="David" w:cs="David"/>
      <w:color w:val="000000"/>
    </w:rPr>
  </w:style>
  <w:style w:type="paragraph" w:styleId="a6">
    <w:name w:val="footer"/>
    <w:basedOn w:val="a"/>
    <w:link w:val="a7"/>
    <w:uiPriority w:val="99"/>
    <w:unhideWhenUsed/>
    <w:rsid w:val="00ED5F8A"/>
    <w:pPr>
      <w:tabs>
        <w:tab w:val="center" w:pos="4513"/>
        <w:tab w:val="right" w:pos="9026"/>
      </w:tabs>
      <w:spacing w:after="0" w:line="240" w:lineRule="auto"/>
    </w:pPr>
  </w:style>
  <w:style w:type="character" w:customStyle="1" w:styleId="a7">
    <w:name w:val="כותרת תחתונה תו"/>
    <w:basedOn w:val="a0"/>
    <w:link w:val="a6"/>
    <w:uiPriority w:val="99"/>
    <w:rsid w:val="00ED5F8A"/>
    <w:rPr>
      <w:rFonts w:ascii="David" w:eastAsia="David" w:hAnsi="David" w:cs="David"/>
      <w:color w:val="000000"/>
    </w:rPr>
  </w:style>
  <w:style w:type="paragraph" w:styleId="a8">
    <w:name w:val="Revision"/>
    <w:hidden/>
    <w:uiPriority w:val="99"/>
    <w:semiHidden/>
    <w:rsid w:val="00B37A46"/>
    <w:pPr>
      <w:spacing w:after="0" w:line="240" w:lineRule="auto"/>
    </w:pPr>
    <w:rPr>
      <w:rFonts w:ascii="David" w:eastAsia="David" w:hAnsi="David" w:cs="David"/>
      <w:color w:val="000000"/>
    </w:rPr>
  </w:style>
  <w:style w:type="paragraph" w:styleId="a9">
    <w:name w:val="No Spacing"/>
    <w:link w:val="aa"/>
    <w:uiPriority w:val="1"/>
    <w:qFormat/>
    <w:rsid w:val="00872193"/>
    <w:pPr>
      <w:bidi/>
      <w:spacing w:after="0" w:line="240" w:lineRule="auto"/>
    </w:pPr>
    <w:rPr>
      <w:kern w:val="0"/>
      <w:sz w:val="22"/>
      <w:szCs w:val="22"/>
      <w14:ligatures w14:val="none"/>
    </w:rPr>
  </w:style>
  <w:style w:type="character" w:customStyle="1" w:styleId="aa">
    <w:name w:val="ללא מרווח תו"/>
    <w:basedOn w:val="a0"/>
    <w:link w:val="a9"/>
    <w:uiPriority w:val="1"/>
    <w:rsid w:val="00872193"/>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5">
    <wetp:webextensionref xmlns:r="http://schemas.openxmlformats.org/officeDocument/2006/relationships" r:id="rId2"/>
  </wetp:taskpane>
  <wetp:taskpane dockstate="right" visibility="1" width="438" row="1">
    <wetp:webextensionref xmlns:r="http://schemas.openxmlformats.org/officeDocument/2006/relationships" r:id="rId3"/>
  </wetp:taskpane>
  <wetp:taskpane dockstate="right" visibility="0" width="438" row="4">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C1D061E3-40C0-436B-B13E-36C114F4EDD9}">
  <we:reference id="wa200009707" version="1.2.0.0" store="he-IL" storeType="OMEX"/>
  <we:alternateReferences>
    <we:reference id="wa200009707" version="1.2.0.0" store="wa200009707"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EC6C86A-7662-40BE-999C-54DA1AAC9AAE}">
  <we:reference id="wa200006067" version="1.0.0.9" store="he-IL" storeType="OMEX"/>
  <we:alternateReferences>
    <we:reference id="wa200006067" version="1.0.0.9" store="" storeType="OMEX"/>
  </we:alternateReferences>
  <we:properties/>
  <we:bindings/>
  <we:snapshot xmlns:r="http://schemas.openxmlformats.org/officeDocument/2006/relationships"/>
  <we:extLst>
    <a:ext xmlns:a="http://schemas.openxmlformats.org/drawingml/2006/main" uri="{0858819E-0033-43BF-8937-05EC82904868}">
      <we:backgroundApp state="1" runtimeId=""/>
    </a:ext>
  </we:extLst>
</we:webextension>
</file>

<file path=word/webextensions/webextension3.xml><?xml version="1.0" encoding="utf-8"?>
<we:webextension xmlns:we="http://schemas.microsoft.com/office/webextensions/webextension/2010/11" id="{67C6F04B-A527-43AE-82F6-973C4D630BD0}">
  <we:reference id="369a868f-aaad-44b7-a5ab-ae0e4fd8aaa0" version="1.0.0.0" store="developer" storeType="Registry"/>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253E095F-7081-4015-A24B-9D9AA5BF0B6C}">
  <we:reference id="wa104381155" version="1.1.4.0" store="he-IL" storeType="OMEX"/>
  <we:alternateReferences>
    <we:reference id="WA104381155" version="1.1.4.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38A83B-A91E-4B2E-B3E7-215FBE733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1493</Words>
  <Characters>7436</Characters>
  <Application>Microsoft Office Word</Application>
  <DocSecurity>0</DocSecurity>
  <Lines>158</Lines>
  <Paragraphs>66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dc:creator>
  <cp:keywords/>
  <dc:description/>
  <cp:lastModifiedBy>רותם רותם</cp:lastModifiedBy>
  <cp:revision>2</cp:revision>
  <dcterms:created xsi:type="dcterms:W3CDTF">2026-04-15T20:04:00Z</dcterms:created>
  <dcterms:modified xsi:type="dcterms:W3CDTF">2026-04-15T20:04:00Z</dcterms:modified>
</cp:coreProperties>
</file>